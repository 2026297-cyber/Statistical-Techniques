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8240"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8240;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24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73CF715E" w14:textId="77777777" w:rsidR="0024408F" w:rsidRDefault="0024408F">
            <w:pPr>
              <w:spacing w:line="480" w:lineRule="auto"/>
              <w:rPr>
                <w:ins w:id="0" w:author="naomie mboma" w:date="2026-04-19T22:07:00Z" w16du:dateUtc="2026-04-19T21:07:00Z"/>
                <w:i/>
                <w:color w:val="156082"/>
                <w:sz w:val="32"/>
                <w:szCs w:val="32"/>
              </w:rPr>
            </w:pPr>
            <w:r>
              <w:rPr>
                <w:i/>
                <w:color w:val="156082"/>
                <w:sz w:val="32"/>
                <w:szCs w:val="32"/>
              </w:rPr>
              <w:t>Student Full Name</w:t>
            </w:r>
          </w:p>
          <w:p w14:paraId="5387232B" w14:textId="2C95DC66" w:rsidR="00E50787" w:rsidRDefault="006A0131">
            <w:pPr>
              <w:spacing w:line="480" w:lineRule="auto"/>
              <w:rPr>
                <w:i/>
                <w:color w:val="156082"/>
                <w:sz w:val="32"/>
                <w:szCs w:val="32"/>
              </w:rPr>
            </w:pPr>
            <w:r>
              <w:rPr>
                <w:i/>
                <w:color w:val="156082"/>
                <w:sz w:val="32"/>
                <w:szCs w:val="32"/>
              </w:rPr>
              <w:t>Erick Henrique da Silva</w:t>
            </w:r>
          </w:p>
        </w:tc>
        <w:tc>
          <w:tcPr>
            <w:tcW w:w="5759" w:type="dxa"/>
            <w:tcBorders>
              <w:top w:val="nil"/>
              <w:left w:val="nil"/>
              <w:bottom w:val="nil"/>
              <w:right w:val="nil"/>
            </w:tcBorders>
          </w:tcPr>
          <w:p w14:paraId="025D0A42" w14:textId="77777777" w:rsidR="0024408F" w:rsidRDefault="0024408F">
            <w:pPr>
              <w:spacing w:line="480" w:lineRule="auto"/>
              <w:rPr>
                <w:color w:val="000000"/>
                <w:sz w:val="32"/>
                <w:szCs w:val="32"/>
              </w:rPr>
            </w:pPr>
          </w:p>
        </w:tc>
      </w:tr>
      <w:tr w:rsidR="0024408F" w14:paraId="48CAC1B5" w14:textId="77777777" w:rsidTr="0024408F">
        <w:tc>
          <w:tcPr>
            <w:tcW w:w="3256" w:type="dxa"/>
            <w:tcBorders>
              <w:top w:val="nil"/>
              <w:left w:val="nil"/>
              <w:bottom w:val="nil"/>
              <w:right w:val="nil"/>
            </w:tcBorders>
            <w:hideMark/>
          </w:tcPr>
          <w:p w14:paraId="0F719F91" w14:textId="77777777" w:rsidR="0024408F" w:rsidRDefault="0024408F">
            <w:pPr>
              <w:spacing w:line="480" w:lineRule="auto"/>
              <w:rPr>
                <w:ins w:id="1" w:author="naomie mboma" w:date="2026-04-19T22:07:00Z" w16du:dateUtc="2026-04-19T21:07:00Z"/>
                <w:i/>
                <w:color w:val="156082"/>
                <w:sz w:val="32"/>
                <w:szCs w:val="32"/>
              </w:rPr>
            </w:pPr>
            <w:r>
              <w:rPr>
                <w:i/>
                <w:color w:val="156082"/>
                <w:sz w:val="32"/>
                <w:szCs w:val="32"/>
              </w:rPr>
              <w:t>Student Number</w:t>
            </w:r>
          </w:p>
          <w:p w14:paraId="4C519E27" w14:textId="4487B685" w:rsidR="00E50787" w:rsidRDefault="006A0131">
            <w:pPr>
              <w:spacing w:line="480" w:lineRule="auto"/>
              <w:rPr>
                <w:i/>
                <w:color w:val="156082"/>
                <w:sz w:val="32"/>
                <w:szCs w:val="32"/>
              </w:rPr>
            </w:pPr>
            <w:r>
              <w:rPr>
                <w:i/>
                <w:color w:val="156082"/>
                <w:sz w:val="32"/>
                <w:szCs w:val="32"/>
              </w:rPr>
              <w:t>2026297</w:t>
            </w:r>
          </w:p>
        </w:tc>
        <w:tc>
          <w:tcPr>
            <w:tcW w:w="5759" w:type="dxa"/>
            <w:tcBorders>
              <w:top w:val="nil"/>
              <w:left w:val="nil"/>
              <w:bottom w:val="nil"/>
              <w:right w:val="nil"/>
            </w:tcBorders>
          </w:tcPr>
          <w:p w14:paraId="722D23FE" w14:textId="77777777" w:rsidR="0024408F" w:rsidRDefault="0024408F">
            <w:pPr>
              <w:spacing w:line="480" w:lineRule="auto"/>
              <w:rPr>
                <w:color w:val="000000"/>
                <w:sz w:val="32"/>
                <w:szCs w:val="32"/>
              </w:rPr>
            </w:pPr>
          </w:p>
        </w:tc>
      </w:tr>
      <w:tr w:rsidR="0024408F" w14:paraId="2E212527" w14:textId="77777777" w:rsidTr="0024408F">
        <w:tc>
          <w:tcPr>
            <w:tcW w:w="3256" w:type="dxa"/>
            <w:tcBorders>
              <w:top w:val="nil"/>
              <w:left w:val="nil"/>
              <w:bottom w:val="nil"/>
              <w:right w:val="nil"/>
            </w:tcBorders>
            <w:hideMark/>
          </w:tcPr>
          <w:p w14:paraId="32085BBF" w14:textId="77777777" w:rsidR="0024408F" w:rsidRDefault="0024408F">
            <w:pPr>
              <w:spacing w:line="480" w:lineRule="auto"/>
              <w:rPr>
                <w:ins w:id="2" w:author="naomie mboma" w:date="2026-04-19T22:07:00Z" w16du:dateUtc="2026-04-19T21:07:00Z"/>
                <w:i/>
                <w:color w:val="156082"/>
                <w:sz w:val="32"/>
                <w:szCs w:val="32"/>
              </w:rPr>
            </w:pPr>
            <w:r>
              <w:rPr>
                <w:i/>
                <w:color w:val="156082"/>
                <w:sz w:val="32"/>
                <w:szCs w:val="32"/>
              </w:rPr>
              <w:t>Module Title</w:t>
            </w:r>
          </w:p>
          <w:p w14:paraId="25760F1A" w14:textId="24241790" w:rsidR="00E50787" w:rsidRDefault="006A0131">
            <w:pPr>
              <w:spacing w:line="480" w:lineRule="auto"/>
              <w:rPr>
                <w:i/>
                <w:color w:val="156082"/>
                <w:sz w:val="32"/>
                <w:szCs w:val="32"/>
              </w:rPr>
            </w:pPr>
            <w:r>
              <w:rPr>
                <w:i/>
                <w:color w:val="156082"/>
                <w:sz w:val="32"/>
                <w:szCs w:val="32"/>
              </w:rPr>
              <w:t>Statistical Techniques for Data Analysis</w:t>
            </w:r>
          </w:p>
        </w:tc>
        <w:tc>
          <w:tcPr>
            <w:tcW w:w="5759" w:type="dxa"/>
            <w:tcBorders>
              <w:top w:val="nil"/>
              <w:left w:val="nil"/>
              <w:bottom w:val="nil"/>
              <w:right w:val="nil"/>
            </w:tcBorders>
          </w:tcPr>
          <w:p w14:paraId="3D2E23D3" w14:textId="77777777" w:rsidR="0024408F" w:rsidRDefault="0024408F">
            <w:pPr>
              <w:spacing w:line="480" w:lineRule="auto"/>
              <w:rPr>
                <w:color w:val="000000"/>
                <w:sz w:val="32"/>
                <w:szCs w:val="32"/>
              </w:rPr>
            </w:pPr>
          </w:p>
        </w:tc>
      </w:tr>
      <w:tr w:rsidR="0024408F" w14:paraId="6FA45D14" w14:textId="77777777" w:rsidTr="0024408F">
        <w:tc>
          <w:tcPr>
            <w:tcW w:w="3256" w:type="dxa"/>
            <w:tcBorders>
              <w:top w:val="nil"/>
              <w:left w:val="nil"/>
              <w:bottom w:val="nil"/>
              <w:right w:val="nil"/>
            </w:tcBorders>
            <w:hideMark/>
          </w:tcPr>
          <w:p w14:paraId="542B2E61" w14:textId="77777777" w:rsidR="0024408F" w:rsidRDefault="0024408F">
            <w:pPr>
              <w:spacing w:line="480" w:lineRule="auto"/>
              <w:rPr>
                <w:ins w:id="3" w:author="naomie mboma" w:date="2026-04-19T22:10:00Z" w16du:dateUtc="2026-04-19T21:10:00Z"/>
                <w:i/>
                <w:color w:val="156082"/>
                <w:sz w:val="32"/>
                <w:szCs w:val="32"/>
              </w:rPr>
            </w:pPr>
            <w:r>
              <w:rPr>
                <w:i/>
                <w:color w:val="156082"/>
                <w:sz w:val="32"/>
                <w:szCs w:val="32"/>
              </w:rPr>
              <w:t>Assessment Title</w:t>
            </w:r>
          </w:p>
          <w:p w14:paraId="489B184B" w14:textId="71740160" w:rsidR="00E50787" w:rsidRDefault="006A0131">
            <w:pPr>
              <w:spacing w:line="480" w:lineRule="auto"/>
              <w:rPr>
                <w:i/>
                <w:color w:val="156082"/>
                <w:sz w:val="32"/>
                <w:szCs w:val="32"/>
              </w:rPr>
            </w:pPr>
            <w:r>
              <w:rPr>
                <w:i/>
                <w:color w:val="156082"/>
                <w:sz w:val="32"/>
                <w:szCs w:val="32"/>
              </w:rPr>
              <w:t>CA1 – Statistical Techniques</w:t>
            </w:r>
          </w:p>
        </w:tc>
        <w:tc>
          <w:tcPr>
            <w:tcW w:w="5759" w:type="dxa"/>
            <w:tcBorders>
              <w:top w:val="nil"/>
              <w:left w:val="nil"/>
              <w:bottom w:val="nil"/>
              <w:right w:val="nil"/>
            </w:tcBorders>
          </w:tcPr>
          <w:p w14:paraId="00FFC7E5" w14:textId="77777777" w:rsidR="0024408F" w:rsidRDefault="0024408F">
            <w:pPr>
              <w:spacing w:line="480" w:lineRule="auto"/>
              <w:rPr>
                <w:color w:val="000000"/>
                <w:sz w:val="32"/>
                <w:szCs w:val="32"/>
              </w:rPr>
            </w:pPr>
          </w:p>
        </w:tc>
      </w:tr>
      <w:tr w:rsidR="0024408F" w14:paraId="60AB0230" w14:textId="77777777" w:rsidTr="0024408F">
        <w:tc>
          <w:tcPr>
            <w:tcW w:w="3256" w:type="dxa"/>
            <w:tcBorders>
              <w:top w:val="nil"/>
              <w:left w:val="nil"/>
              <w:bottom w:val="nil"/>
              <w:right w:val="nil"/>
            </w:tcBorders>
            <w:hideMark/>
          </w:tcPr>
          <w:p w14:paraId="3BA3412A" w14:textId="77777777" w:rsidR="0024408F" w:rsidRDefault="0024408F">
            <w:pPr>
              <w:spacing w:line="480" w:lineRule="auto"/>
              <w:rPr>
                <w:ins w:id="4" w:author="naomie mboma" w:date="2026-04-19T22:10:00Z" w16du:dateUtc="2026-04-19T21:10:00Z"/>
                <w:i/>
                <w:color w:val="156082"/>
                <w:sz w:val="32"/>
                <w:szCs w:val="32"/>
              </w:rPr>
            </w:pPr>
            <w:r>
              <w:rPr>
                <w:i/>
                <w:color w:val="156082"/>
                <w:sz w:val="32"/>
                <w:szCs w:val="32"/>
              </w:rPr>
              <w:t>Lecturer/Supervisor</w:t>
            </w:r>
          </w:p>
          <w:p w14:paraId="0F93ADA6" w14:textId="083AE64D" w:rsidR="00E50787" w:rsidRDefault="006A0131">
            <w:pPr>
              <w:spacing w:line="480" w:lineRule="auto"/>
              <w:rPr>
                <w:i/>
                <w:color w:val="156082"/>
                <w:sz w:val="32"/>
                <w:szCs w:val="32"/>
              </w:rPr>
            </w:pPr>
            <w:proofErr w:type="spellStart"/>
            <w:r>
              <w:rPr>
                <w:i/>
                <w:color w:val="156082"/>
                <w:sz w:val="32"/>
                <w:szCs w:val="32"/>
              </w:rPr>
              <w:t>Taufique</w:t>
            </w:r>
            <w:proofErr w:type="spellEnd"/>
            <w:r>
              <w:rPr>
                <w:i/>
                <w:color w:val="156082"/>
                <w:sz w:val="32"/>
                <w:szCs w:val="32"/>
              </w:rPr>
              <w:t xml:space="preserve"> Ahmed</w:t>
            </w:r>
          </w:p>
        </w:tc>
        <w:tc>
          <w:tcPr>
            <w:tcW w:w="5759" w:type="dxa"/>
            <w:tcBorders>
              <w:top w:val="nil"/>
              <w:left w:val="nil"/>
              <w:bottom w:val="nil"/>
              <w:right w:val="nil"/>
            </w:tcBorders>
          </w:tcPr>
          <w:p w14:paraId="2F796F2E" w14:textId="77777777" w:rsidR="0024408F" w:rsidRDefault="0024408F">
            <w:pPr>
              <w:spacing w:line="480" w:lineRule="auto"/>
              <w:rPr>
                <w:color w:val="000000"/>
                <w:sz w:val="32"/>
                <w:szCs w:val="32"/>
              </w:rPr>
            </w:pPr>
          </w:p>
        </w:tc>
      </w:tr>
      <w:tr w:rsidR="0024408F" w14:paraId="4E5581C9" w14:textId="77777777" w:rsidTr="0024408F">
        <w:tc>
          <w:tcPr>
            <w:tcW w:w="3256" w:type="dxa"/>
            <w:tcBorders>
              <w:top w:val="nil"/>
              <w:left w:val="nil"/>
              <w:bottom w:val="nil"/>
              <w:right w:val="nil"/>
            </w:tcBorders>
            <w:hideMark/>
          </w:tcPr>
          <w:p w14:paraId="6A8415D4" w14:textId="77777777" w:rsidR="0024408F" w:rsidRDefault="0024408F">
            <w:pPr>
              <w:spacing w:line="480" w:lineRule="auto"/>
              <w:rPr>
                <w:ins w:id="5" w:author="naomie mboma" w:date="2026-04-19T22:08:00Z" w16du:dateUtc="2026-04-19T21:08:00Z"/>
                <w:i/>
                <w:color w:val="156082"/>
                <w:sz w:val="32"/>
                <w:szCs w:val="32"/>
              </w:rPr>
            </w:pPr>
            <w:r>
              <w:rPr>
                <w:i/>
                <w:color w:val="156082"/>
                <w:sz w:val="32"/>
                <w:szCs w:val="32"/>
              </w:rPr>
              <w:t>Assessment Due Date</w:t>
            </w:r>
          </w:p>
          <w:p w14:paraId="1B7FDA69" w14:textId="2BD83125" w:rsidR="00E50787" w:rsidRDefault="006A0131">
            <w:pPr>
              <w:spacing w:line="480" w:lineRule="auto"/>
              <w:rPr>
                <w:i/>
                <w:color w:val="156082"/>
                <w:sz w:val="32"/>
                <w:szCs w:val="32"/>
              </w:rPr>
            </w:pPr>
            <w:r>
              <w:rPr>
                <w:i/>
                <w:color w:val="156082"/>
                <w:sz w:val="32"/>
                <w:szCs w:val="32"/>
              </w:rPr>
              <w:t>01/11/2026</w:t>
            </w:r>
          </w:p>
        </w:tc>
        <w:tc>
          <w:tcPr>
            <w:tcW w:w="5759" w:type="dxa"/>
            <w:tcBorders>
              <w:top w:val="nil"/>
              <w:left w:val="nil"/>
              <w:bottom w:val="nil"/>
              <w:right w:val="nil"/>
            </w:tcBorders>
          </w:tcPr>
          <w:p w14:paraId="12EAA1FF" w14:textId="77777777" w:rsidR="0024408F" w:rsidRDefault="0024408F">
            <w:pPr>
              <w:spacing w:line="480" w:lineRule="auto"/>
              <w:rPr>
                <w:color w:val="000000"/>
                <w:sz w:val="32"/>
                <w:szCs w:val="32"/>
              </w:rPr>
            </w:pPr>
          </w:p>
        </w:tc>
      </w:tr>
      <w:tr w:rsidR="0024408F" w14:paraId="056D6F5B" w14:textId="77777777" w:rsidTr="0024408F">
        <w:tc>
          <w:tcPr>
            <w:tcW w:w="3256" w:type="dxa"/>
            <w:tcBorders>
              <w:top w:val="nil"/>
              <w:left w:val="nil"/>
              <w:bottom w:val="nil"/>
              <w:right w:val="nil"/>
            </w:tcBorders>
            <w:hideMark/>
          </w:tcPr>
          <w:p w14:paraId="487A957A" w14:textId="77777777" w:rsidR="0024408F" w:rsidRDefault="0024408F">
            <w:pPr>
              <w:spacing w:line="480" w:lineRule="auto"/>
              <w:rPr>
                <w:ins w:id="6" w:author="naomie mboma" w:date="2026-04-19T22:08:00Z" w16du:dateUtc="2026-04-19T21:08:00Z"/>
                <w:i/>
                <w:color w:val="156082"/>
                <w:sz w:val="32"/>
                <w:szCs w:val="32"/>
              </w:rPr>
            </w:pPr>
            <w:r>
              <w:rPr>
                <w:i/>
                <w:color w:val="156082"/>
                <w:sz w:val="32"/>
                <w:szCs w:val="32"/>
              </w:rPr>
              <w:lastRenderedPageBreak/>
              <w:t>Date of Submission</w:t>
            </w:r>
          </w:p>
          <w:p w14:paraId="4160E72B" w14:textId="69B6BA6D" w:rsidR="00E50787" w:rsidRDefault="00F342F0">
            <w:pPr>
              <w:spacing w:line="480" w:lineRule="auto"/>
              <w:rPr>
                <w:i/>
                <w:color w:val="156082"/>
                <w:sz w:val="32"/>
                <w:szCs w:val="32"/>
              </w:rPr>
            </w:pPr>
            <w:r>
              <w:rPr>
                <w:i/>
                <w:color w:val="156082"/>
                <w:sz w:val="32"/>
                <w:szCs w:val="32"/>
              </w:rPr>
              <w:t>28/10/2026</w:t>
            </w:r>
          </w:p>
        </w:tc>
        <w:tc>
          <w:tcPr>
            <w:tcW w:w="5759" w:type="dxa"/>
            <w:tcBorders>
              <w:top w:val="nil"/>
              <w:left w:val="nil"/>
              <w:bottom w:val="nil"/>
              <w:right w:val="nil"/>
            </w:tcBorders>
          </w:tcPr>
          <w:p w14:paraId="3D912CB8" w14:textId="77777777" w:rsidR="0024408F" w:rsidRDefault="0024408F">
            <w:pPr>
              <w:spacing w:line="480" w:lineRule="auto"/>
              <w:rPr>
                <w:color w:val="000000"/>
                <w:sz w:val="32"/>
                <w:szCs w:val="32"/>
              </w:rPr>
            </w:pPr>
          </w:p>
        </w:tc>
      </w:tr>
    </w:tbl>
    <w:p w14:paraId="406FCFDF" w14:textId="77777777" w:rsidR="0051184F" w:rsidRDefault="00E73B14">
      <w:pPr>
        <w:rPr>
          <w:b/>
          <w:color w:val="156082"/>
          <w:sz w:val="32"/>
          <w:szCs w:val="32"/>
        </w:rPr>
      </w:pPr>
      <w:r>
        <w:rPr>
          <w:b/>
          <w:color w:val="156082"/>
          <w:sz w:val="32"/>
          <w:szCs w:val="32"/>
        </w:rPr>
        <w:t>Use of AI Tools</w:t>
      </w:r>
    </w:p>
    <w:p w14:paraId="1C867621" w14:textId="7132B420" w:rsidR="0051184F" w:rsidRDefault="0051184F">
      <w:pPr>
        <w:rPr>
          <w:rFonts w:ascii="Quattrocento Sans" w:eastAsia="Quattrocento Sans" w:hAnsi="Quattrocento Sans" w:cs="Quattrocento Sans"/>
          <w:b/>
          <w:color w:val="FF0000"/>
          <w:highlight w:val="white"/>
        </w:rPr>
      </w:pPr>
    </w:p>
    <w:p w14:paraId="6D6E9AD7" w14:textId="593C9773" w:rsidR="0051184F" w:rsidRDefault="00E73B14">
      <w:pPr>
        <w:rPr>
          <w:b/>
          <w:sz w:val="28"/>
          <w:szCs w:val="28"/>
        </w:rPr>
      </w:pPr>
      <w:r>
        <w:rPr>
          <w:sz w:val="28"/>
          <w:szCs w:val="28"/>
        </w:rPr>
        <w:t xml:space="preserve">I acknowledge the use of </w:t>
      </w:r>
      <w:r w:rsidR="00F342F0">
        <w:rPr>
          <w:b/>
          <w:sz w:val="28"/>
          <w:szCs w:val="28"/>
        </w:rPr>
        <w:t>ChatGPT, Grammarly and Claude</w:t>
      </w:r>
      <w:r>
        <w:rPr>
          <w:sz w:val="28"/>
          <w:szCs w:val="28"/>
        </w:rPr>
        <w:t xml:space="preserve"> for the purpose of </w:t>
      </w:r>
      <w:r w:rsidR="00F342F0">
        <w:rPr>
          <w:sz w:val="28"/>
          <w:szCs w:val="28"/>
        </w:rPr>
        <w:t xml:space="preserve">improving my spelling and grammar, in addition to </w:t>
      </w:r>
      <w:r w:rsidR="008507C0">
        <w:rPr>
          <w:sz w:val="28"/>
          <w:szCs w:val="28"/>
        </w:rPr>
        <w:t>helping</w:t>
      </w:r>
      <w:r w:rsidR="00F342F0">
        <w:rPr>
          <w:sz w:val="28"/>
          <w:szCs w:val="28"/>
        </w:rPr>
        <w:t xml:space="preserve"> me </w:t>
      </w:r>
      <w:r w:rsidR="008507C0">
        <w:rPr>
          <w:sz w:val="28"/>
          <w:szCs w:val="28"/>
        </w:rPr>
        <w:t xml:space="preserve">better understand </w:t>
      </w:r>
      <w:r w:rsidR="00F342F0">
        <w:rPr>
          <w:sz w:val="28"/>
          <w:szCs w:val="28"/>
        </w:rPr>
        <w:t xml:space="preserve">the assessment and organize ideas and statistical concepts that could </w:t>
      </w:r>
      <w:r w:rsidR="008507C0">
        <w:rPr>
          <w:sz w:val="28"/>
          <w:szCs w:val="28"/>
        </w:rPr>
        <w:t>or could not be applied</w:t>
      </w:r>
      <w:r w:rsidR="00F342F0">
        <w:rPr>
          <w:sz w:val="28"/>
          <w:szCs w:val="28"/>
        </w:rPr>
        <w:t xml:space="preserve"> in the assessment.</w:t>
      </w:r>
    </w:p>
    <w:p w14:paraId="3165D2C2" w14:textId="78E92A93" w:rsidR="0051184F" w:rsidRDefault="0024408F">
      <w:r>
        <w:rPr>
          <w:noProof/>
        </w:rPr>
        <mc:AlternateContent>
          <mc:Choice Requires="wps">
            <w:drawing>
              <wp:anchor distT="0" distB="0" distL="114300" distR="114300" simplePos="0" relativeHeight="251658241"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8241;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4380BBF5" w14:textId="77777777" w:rsidR="0051184F" w:rsidRDefault="0051184F">
      <w:pPr>
        <w:sectPr w:rsidR="0051184F">
          <w:pgSz w:w="11906" w:h="16838"/>
          <w:pgMar w:top="1440" w:right="1440" w:bottom="1440" w:left="1440" w:header="708" w:footer="708" w:gutter="0"/>
          <w:pgNumType w:start="1"/>
          <w:cols w:space="720"/>
        </w:sectPr>
      </w:pPr>
    </w:p>
    <w:p w14:paraId="40FB5800" w14:textId="77777777" w:rsidR="0051184F" w:rsidRDefault="0051184F">
      <w:pPr>
        <w:rPr>
          <w:color w:val="FF0000"/>
        </w:rPr>
      </w:pPr>
    </w:p>
    <w:p w14:paraId="4E7E9E86" w14:textId="77777777" w:rsidR="0051184F"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t>Contents</w:t>
      </w:r>
    </w:p>
    <w:sdt>
      <w:sdtPr>
        <w:id w:val="-1939593324"/>
        <w:docPartObj>
          <w:docPartGallery w:val="Table of Contents"/>
          <w:docPartUnique/>
        </w:docPartObj>
      </w:sdtPr>
      <w:sdtEndPr/>
      <w:sdtContent>
        <w:p w14:paraId="53A97984" w14:textId="6E5082A1" w:rsidR="00A77934" w:rsidRDefault="00E73B14">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\u \z \t "Heading 1,1,Heading 2,2,Heading 3,3,"</w:instrText>
          </w:r>
          <w:r>
            <w:fldChar w:fldCharType="separate"/>
          </w:r>
          <w:hyperlink w:anchor="_Toc244101582" w:history="1">
            <w:r w:rsidR="00A77934" w:rsidRPr="000655FC">
              <w:rPr>
                <w:rStyle w:val="Hyperlink"/>
                <w:noProof/>
              </w:rPr>
              <w:t>Introduction</w:t>
            </w:r>
            <w:r w:rsidR="00A77934">
              <w:rPr>
                <w:noProof/>
                <w:webHidden/>
              </w:rPr>
              <w:tab/>
            </w:r>
            <w:r w:rsidR="00A77934">
              <w:rPr>
                <w:noProof/>
                <w:webHidden/>
              </w:rPr>
              <w:fldChar w:fldCharType="begin"/>
            </w:r>
            <w:r w:rsidR="00A77934">
              <w:rPr>
                <w:noProof/>
                <w:webHidden/>
              </w:rPr>
              <w:instrText xml:space="preserve"> PAGEREF _Toc244101582 \h </w:instrText>
            </w:r>
            <w:r w:rsidR="00A77934">
              <w:rPr>
                <w:noProof/>
                <w:webHidden/>
              </w:rPr>
            </w:r>
            <w:r w:rsidR="00A77934">
              <w:rPr>
                <w:noProof/>
                <w:webHidden/>
              </w:rPr>
              <w:fldChar w:fldCharType="separate"/>
            </w:r>
            <w:r w:rsidR="002B3B75">
              <w:rPr>
                <w:noProof/>
                <w:webHidden/>
              </w:rPr>
              <w:t>1</w:t>
            </w:r>
            <w:r w:rsidR="00A77934">
              <w:rPr>
                <w:noProof/>
                <w:webHidden/>
              </w:rPr>
              <w:fldChar w:fldCharType="end"/>
            </w:r>
          </w:hyperlink>
        </w:p>
        <w:p w14:paraId="27A7A016" w14:textId="04075BE6" w:rsidR="00A77934" w:rsidRDefault="00A77934">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4101583" w:history="1">
            <w:r w:rsidRPr="000655FC">
              <w:rPr>
                <w:rStyle w:val="Hyperlink"/>
                <w:noProof/>
              </w:rPr>
              <w:t>Descriptive Statistics</w:t>
            </w:r>
            <w:r>
              <w:rPr>
                <w:noProof/>
                <w:webHidden/>
              </w:rPr>
              <w:tab/>
            </w:r>
            <w:r>
              <w:rPr>
                <w:noProof/>
                <w:webHidden/>
              </w:rPr>
              <w:fldChar w:fldCharType="begin"/>
            </w:r>
            <w:r>
              <w:rPr>
                <w:noProof/>
                <w:webHidden/>
              </w:rPr>
              <w:instrText xml:space="preserve"> PAGEREF _Toc244101583 \h </w:instrText>
            </w:r>
            <w:r>
              <w:rPr>
                <w:noProof/>
                <w:webHidden/>
              </w:rPr>
            </w:r>
            <w:r>
              <w:rPr>
                <w:noProof/>
                <w:webHidden/>
              </w:rPr>
              <w:fldChar w:fldCharType="separate"/>
            </w:r>
            <w:r w:rsidR="002B3B75">
              <w:rPr>
                <w:noProof/>
                <w:webHidden/>
              </w:rPr>
              <w:t>1</w:t>
            </w:r>
            <w:r>
              <w:rPr>
                <w:noProof/>
                <w:webHidden/>
              </w:rPr>
              <w:fldChar w:fldCharType="end"/>
            </w:r>
          </w:hyperlink>
        </w:p>
        <w:p w14:paraId="64B52B61" w14:textId="787F76F7" w:rsidR="00A77934" w:rsidRDefault="00A77934">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4101584" w:history="1">
            <w:r w:rsidRPr="000655FC">
              <w:rPr>
                <w:rStyle w:val="Hyperlink"/>
                <w:noProof/>
              </w:rPr>
              <w:t>Dataset Overview</w:t>
            </w:r>
            <w:r>
              <w:rPr>
                <w:noProof/>
                <w:webHidden/>
              </w:rPr>
              <w:tab/>
            </w:r>
            <w:r>
              <w:rPr>
                <w:noProof/>
                <w:webHidden/>
              </w:rPr>
              <w:fldChar w:fldCharType="begin"/>
            </w:r>
            <w:r>
              <w:rPr>
                <w:noProof/>
                <w:webHidden/>
              </w:rPr>
              <w:instrText xml:space="preserve"> PAGEREF _Toc244101584 \h </w:instrText>
            </w:r>
            <w:r>
              <w:rPr>
                <w:noProof/>
                <w:webHidden/>
              </w:rPr>
            </w:r>
            <w:r>
              <w:rPr>
                <w:noProof/>
                <w:webHidden/>
              </w:rPr>
              <w:fldChar w:fldCharType="separate"/>
            </w:r>
            <w:r w:rsidR="002B3B75">
              <w:rPr>
                <w:noProof/>
                <w:webHidden/>
              </w:rPr>
              <w:t>1</w:t>
            </w:r>
            <w:r>
              <w:rPr>
                <w:noProof/>
                <w:webHidden/>
              </w:rPr>
              <w:fldChar w:fldCharType="end"/>
            </w:r>
          </w:hyperlink>
        </w:p>
        <w:p w14:paraId="154E1BB5" w14:textId="2508AD4D" w:rsidR="00A77934" w:rsidRDefault="00A77934">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4101585" w:history="1">
            <w:r w:rsidRPr="000655FC">
              <w:rPr>
                <w:rStyle w:val="Hyperlink"/>
                <w:noProof/>
              </w:rPr>
              <w:t>Variables</w:t>
            </w:r>
            <w:r>
              <w:rPr>
                <w:noProof/>
                <w:webHidden/>
              </w:rPr>
              <w:tab/>
            </w:r>
            <w:r>
              <w:rPr>
                <w:noProof/>
                <w:webHidden/>
              </w:rPr>
              <w:fldChar w:fldCharType="begin"/>
            </w:r>
            <w:r>
              <w:rPr>
                <w:noProof/>
                <w:webHidden/>
              </w:rPr>
              <w:instrText xml:space="preserve"> PAGEREF _Toc244101585 \h </w:instrText>
            </w:r>
            <w:r>
              <w:rPr>
                <w:noProof/>
                <w:webHidden/>
              </w:rPr>
            </w:r>
            <w:r>
              <w:rPr>
                <w:noProof/>
                <w:webHidden/>
              </w:rPr>
              <w:fldChar w:fldCharType="separate"/>
            </w:r>
            <w:r w:rsidR="002B3B75">
              <w:rPr>
                <w:noProof/>
                <w:webHidden/>
              </w:rPr>
              <w:t>1</w:t>
            </w:r>
            <w:r>
              <w:rPr>
                <w:noProof/>
                <w:webHidden/>
              </w:rPr>
              <w:fldChar w:fldCharType="end"/>
            </w:r>
          </w:hyperlink>
        </w:p>
        <w:p w14:paraId="70899EB5" w14:textId="1C12997A" w:rsidR="00A77934" w:rsidRDefault="00A77934">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4101586" w:history="1">
            <w:r w:rsidRPr="000655FC">
              <w:rPr>
                <w:rStyle w:val="Hyperlink"/>
                <w:rFonts w:eastAsia="Aptos"/>
                <w:noProof/>
              </w:rPr>
              <w:t>Full-Time Result (FTR)</w:t>
            </w:r>
            <w:r>
              <w:rPr>
                <w:noProof/>
                <w:webHidden/>
              </w:rPr>
              <w:tab/>
            </w:r>
            <w:r>
              <w:rPr>
                <w:noProof/>
                <w:webHidden/>
              </w:rPr>
              <w:fldChar w:fldCharType="begin"/>
            </w:r>
            <w:r>
              <w:rPr>
                <w:noProof/>
                <w:webHidden/>
              </w:rPr>
              <w:instrText xml:space="preserve"> PAGEREF _Toc244101586 \h </w:instrText>
            </w:r>
            <w:r>
              <w:rPr>
                <w:noProof/>
                <w:webHidden/>
              </w:rPr>
            </w:r>
            <w:r>
              <w:rPr>
                <w:noProof/>
                <w:webHidden/>
              </w:rPr>
              <w:fldChar w:fldCharType="separate"/>
            </w:r>
            <w:r w:rsidR="002B3B75">
              <w:rPr>
                <w:noProof/>
                <w:webHidden/>
              </w:rPr>
              <w:t>2</w:t>
            </w:r>
            <w:r>
              <w:rPr>
                <w:noProof/>
                <w:webHidden/>
              </w:rPr>
              <w:fldChar w:fldCharType="end"/>
            </w:r>
          </w:hyperlink>
        </w:p>
        <w:p w14:paraId="6A9A692E" w14:textId="7B911007" w:rsidR="00A77934" w:rsidRDefault="00A77934">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4101587" w:history="1">
            <w:r w:rsidRPr="000655FC">
              <w:rPr>
                <w:rStyle w:val="Hyperlink"/>
                <w:rFonts w:eastAsia="Aptos"/>
                <w:noProof/>
              </w:rPr>
              <w:t>Full-Time Home Goals (FTHG)</w:t>
            </w:r>
            <w:r>
              <w:rPr>
                <w:noProof/>
                <w:webHidden/>
              </w:rPr>
              <w:tab/>
            </w:r>
            <w:r>
              <w:rPr>
                <w:noProof/>
                <w:webHidden/>
              </w:rPr>
              <w:fldChar w:fldCharType="begin"/>
            </w:r>
            <w:r>
              <w:rPr>
                <w:noProof/>
                <w:webHidden/>
              </w:rPr>
              <w:instrText xml:space="preserve"> PAGEREF _Toc244101587 \h </w:instrText>
            </w:r>
            <w:r>
              <w:rPr>
                <w:noProof/>
                <w:webHidden/>
              </w:rPr>
            </w:r>
            <w:r>
              <w:rPr>
                <w:noProof/>
                <w:webHidden/>
              </w:rPr>
              <w:fldChar w:fldCharType="separate"/>
            </w:r>
            <w:r w:rsidR="002B3B75">
              <w:rPr>
                <w:noProof/>
                <w:webHidden/>
              </w:rPr>
              <w:t>3</w:t>
            </w:r>
            <w:r>
              <w:rPr>
                <w:noProof/>
                <w:webHidden/>
              </w:rPr>
              <w:fldChar w:fldCharType="end"/>
            </w:r>
          </w:hyperlink>
        </w:p>
        <w:p w14:paraId="40C20B69" w14:textId="1206859E" w:rsidR="00A77934" w:rsidRDefault="00A77934">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4101588" w:history="1">
            <w:r w:rsidRPr="000655FC">
              <w:rPr>
                <w:rStyle w:val="Hyperlink"/>
                <w:noProof/>
              </w:rPr>
              <w:t>Data Quality</w:t>
            </w:r>
            <w:r>
              <w:rPr>
                <w:noProof/>
                <w:webHidden/>
              </w:rPr>
              <w:tab/>
            </w:r>
            <w:r>
              <w:rPr>
                <w:noProof/>
                <w:webHidden/>
              </w:rPr>
              <w:fldChar w:fldCharType="begin"/>
            </w:r>
            <w:r>
              <w:rPr>
                <w:noProof/>
                <w:webHidden/>
              </w:rPr>
              <w:instrText xml:space="preserve"> PAGEREF _Toc244101588 \h </w:instrText>
            </w:r>
            <w:r>
              <w:rPr>
                <w:noProof/>
                <w:webHidden/>
              </w:rPr>
            </w:r>
            <w:r>
              <w:rPr>
                <w:noProof/>
                <w:webHidden/>
              </w:rPr>
              <w:fldChar w:fldCharType="separate"/>
            </w:r>
            <w:r w:rsidR="002B3B75">
              <w:rPr>
                <w:noProof/>
                <w:webHidden/>
              </w:rPr>
              <w:t>4</w:t>
            </w:r>
            <w:r>
              <w:rPr>
                <w:noProof/>
                <w:webHidden/>
              </w:rPr>
              <w:fldChar w:fldCharType="end"/>
            </w:r>
          </w:hyperlink>
        </w:p>
        <w:p w14:paraId="6F3CA517" w14:textId="11E039EF" w:rsidR="00A77934" w:rsidRDefault="00A77934">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4101589" w:history="1">
            <w:r w:rsidRPr="000655FC">
              <w:rPr>
                <w:rStyle w:val="Hyperlink"/>
                <w:noProof/>
              </w:rPr>
              <w:t>Binomial and Poisson Distribution</w:t>
            </w:r>
            <w:r>
              <w:rPr>
                <w:noProof/>
                <w:webHidden/>
              </w:rPr>
              <w:tab/>
            </w:r>
            <w:r>
              <w:rPr>
                <w:noProof/>
                <w:webHidden/>
              </w:rPr>
              <w:fldChar w:fldCharType="begin"/>
            </w:r>
            <w:r>
              <w:rPr>
                <w:noProof/>
                <w:webHidden/>
              </w:rPr>
              <w:instrText xml:space="preserve"> PAGEREF _Toc244101589 \h </w:instrText>
            </w:r>
            <w:r>
              <w:rPr>
                <w:noProof/>
                <w:webHidden/>
              </w:rPr>
            </w:r>
            <w:r>
              <w:rPr>
                <w:noProof/>
                <w:webHidden/>
              </w:rPr>
              <w:fldChar w:fldCharType="separate"/>
            </w:r>
            <w:r w:rsidR="002B3B75">
              <w:rPr>
                <w:noProof/>
                <w:webHidden/>
              </w:rPr>
              <w:t>4</w:t>
            </w:r>
            <w:r>
              <w:rPr>
                <w:noProof/>
                <w:webHidden/>
              </w:rPr>
              <w:fldChar w:fldCharType="end"/>
            </w:r>
          </w:hyperlink>
        </w:p>
        <w:p w14:paraId="04965D6B" w14:textId="4D0147A6" w:rsidR="00A77934" w:rsidRDefault="00A77934">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4101590" w:history="1">
            <w:r w:rsidRPr="000655FC">
              <w:rPr>
                <w:rStyle w:val="Hyperlink"/>
                <w:noProof/>
              </w:rPr>
              <w:t>Binomial Distribution: Home Win</w:t>
            </w:r>
            <w:r>
              <w:rPr>
                <w:noProof/>
                <w:webHidden/>
              </w:rPr>
              <w:tab/>
            </w:r>
            <w:r>
              <w:rPr>
                <w:noProof/>
                <w:webHidden/>
              </w:rPr>
              <w:fldChar w:fldCharType="begin"/>
            </w:r>
            <w:r>
              <w:rPr>
                <w:noProof/>
                <w:webHidden/>
              </w:rPr>
              <w:instrText xml:space="preserve"> PAGEREF _Toc244101590 \h </w:instrText>
            </w:r>
            <w:r>
              <w:rPr>
                <w:noProof/>
                <w:webHidden/>
              </w:rPr>
            </w:r>
            <w:r>
              <w:rPr>
                <w:noProof/>
                <w:webHidden/>
              </w:rPr>
              <w:fldChar w:fldCharType="separate"/>
            </w:r>
            <w:r w:rsidR="002B3B75">
              <w:rPr>
                <w:noProof/>
                <w:webHidden/>
              </w:rPr>
              <w:t>4</w:t>
            </w:r>
            <w:r>
              <w:rPr>
                <w:noProof/>
                <w:webHidden/>
              </w:rPr>
              <w:fldChar w:fldCharType="end"/>
            </w:r>
          </w:hyperlink>
        </w:p>
        <w:p w14:paraId="178A814E" w14:textId="716FD261" w:rsidR="00A77934" w:rsidRDefault="00A77934">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4101591" w:history="1">
            <w:r w:rsidRPr="000655FC">
              <w:rPr>
                <w:rStyle w:val="Hyperlink"/>
                <w:noProof/>
              </w:rPr>
              <w:t>Poisson Distribution: Home Goals</w:t>
            </w:r>
            <w:r>
              <w:rPr>
                <w:noProof/>
                <w:webHidden/>
              </w:rPr>
              <w:tab/>
            </w:r>
            <w:r>
              <w:rPr>
                <w:noProof/>
                <w:webHidden/>
              </w:rPr>
              <w:fldChar w:fldCharType="begin"/>
            </w:r>
            <w:r>
              <w:rPr>
                <w:noProof/>
                <w:webHidden/>
              </w:rPr>
              <w:instrText xml:space="preserve"> PAGEREF _Toc244101591 \h </w:instrText>
            </w:r>
            <w:r>
              <w:rPr>
                <w:noProof/>
                <w:webHidden/>
              </w:rPr>
            </w:r>
            <w:r>
              <w:rPr>
                <w:noProof/>
                <w:webHidden/>
              </w:rPr>
              <w:fldChar w:fldCharType="separate"/>
            </w:r>
            <w:r w:rsidR="002B3B75">
              <w:rPr>
                <w:noProof/>
                <w:webHidden/>
              </w:rPr>
              <w:t>5</w:t>
            </w:r>
            <w:r>
              <w:rPr>
                <w:noProof/>
                <w:webHidden/>
              </w:rPr>
              <w:fldChar w:fldCharType="end"/>
            </w:r>
          </w:hyperlink>
        </w:p>
        <w:p w14:paraId="378F3FFD" w14:textId="549B66A1" w:rsidR="00A77934" w:rsidRDefault="00A77934">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4101592" w:history="1">
            <w:r w:rsidRPr="000655FC">
              <w:rPr>
                <w:rStyle w:val="Hyperlink"/>
                <w:noProof/>
              </w:rPr>
              <w:t>Large Samples</w:t>
            </w:r>
            <w:r>
              <w:rPr>
                <w:noProof/>
                <w:webHidden/>
              </w:rPr>
              <w:tab/>
            </w:r>
            <w:r>
              <w:rPr>
                <w:noProof/>
                <w:webHidden/>
              </w:rPr>
              <w:fldChar w:fldCharType="begin"/>
            </w:r>
            <w:r>
              <w:rPr>
                <w:noProof/>
                <w:webHidden/>
              </w:rPr>
              <w:instrText xml:space="preserve"> PAGEREF _Toc244101592 \h </w:instrText>
            </w:r>
            <w:r>
              <w:rPr>
                <w:noProof/>
                <w:webHidden/>
              </w:rPr>
            </w:r>
            <w:r>
              <w:rPr>
                <w:noProof/>
                <w:webHidden/>
              </w:rPr>
              <w:fldChar w:fldCharType="separate"/>
            </w:r>
            <w:r w:rsidR="002B3B75">
              <w:rPr>
                <w:noProof/>
                <w:webHidden/>
              </w:rPr>
              <w:t>5</w:t>
            </w:r>
            <w:r>
              <w:rPr>
                <w:noProof/>
                <w:webHidden/>
              </w:rPr>
              <w:fldChar w:fldCharType="end"/>
            </w:r>
          </w:hyperlink>
        </w:p>
        <w:p w14:paraId="0D969EA9" w14:textId="3AC3C459" w:rsidR="00A77934" w:rsidRDefault="00A77934">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4101593" w:history="1">
            <w:r w:rsidRPr="000655FC">
              <w:rPr>
                <w:rStyle w:val="Hyperlink"/>
                <w:noProof/>
              </w:rPr>
              <w:t>Normal Distribution</w:t>
            </w:r>
            <w:r>
              <w:rPr>
                <w:noProof/>
                <w:webHidden/>
              </w:rPr>
              <w:tab/>
            </w:r>
            <w:r>
              <w:rPr>
                <w:noProof/>
                <w:webHidden/>
              </w:rPr>
              <w:fldChar w:fldCharType="begin"/>
            </w:r>
            <w:r>
              <w:rPr>
                <w:noProof/>
                <w:webHidden/>
              </w:rPr>
              <w:instrText xml:space="preserve"> PAGEREF _Toc244101593 \h </w:instrText>
            </w:r>
            <w:r>
              <w:rPr>
                <w:noProof/>
                <w:webHidden/>
              </w:rPr>
            </w:r>
            <w:r>
              <w:rPr>
                <w:noProof/>
                <w:webHidden/>
              </w:rPr>
              <w:fldChar w:fldCharType="separate"/>
            </w:r>
            <w:r w:rsidR="002B3B75">
              <w:rPr>
                <w:noProof/>
                <w:webHidden/>
              </w:rPr>
              <w:t>7</w:t>
            </w:r>
            <w:r>
              <w:rPr>
                <w:noProof/>
                <w:webHidden/>
              </w:rPr>
              <w:fldChar w:fldCharType="end"/>
            </w:r>
          </w:hyperlink>
        </w:p>
        <w:p w14:paraId="66517363" w14:textId="3BAA39FB" w:rsidR="00A77934" w:rsidRDefault="00A77934">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4101594" w:history="1">
            <w:r w:rsidRPr="000655FC">
              <w:rPr>
                <w:rStyle w:val="Hyperlink"/>
                <w:noProof/>
              </w:rPr>
              <w:t>The importance of Distributions and the choice of variables</w:t>
            </w:r>
            <w:r>
              <w:rPr>
                <w:noProof/>
                <w:webHidden/>
              </w:rPr>
              <w:tab/>
            </w:r>
            <w:r>
              <w:rPr>
                <w:noProof/>
                <w:webHidden/>
              </w:rPr>
              <w:fldChar w:fldCharType="begin"/>
            </w:r>
            <w:r>
              <w:rPr>
                <w:noProof/>
                <w:webHidden/>
              </w:rPr>
              <w:instrText xml:space="preserve"> PAGEREF _Toc244101594 \h </w:instrText>
            </w:r>
            <w:r>
              <w:rPr>
                <w:noProof/>
                <w:webHidden/>
              </w:rPr>
            </w:r>
            <w:r>
              <w:rPr>
                <w:noProof/>
                <w:webHidden/>
              </w:rPr>
              <w:fldChar w:fldCharType="separate"/>
            </w:r>
            <w:r w:rsidR="002B3B75">
              <w:rPr>
                <w:noProof/>
                <w:webHidden/>
              </w:rPr>
              <w:t>7</w:t>
            </w:r>
            <w:r>
              <w:rPr>
                <w:noProof/>
                <w:webHidden/>
              </w:rPr>
              <w:fldChar w:fldCharType="end"/>
            </w:r>
          </w:hyperlink>
        </w:p>
        <w:p w14:paraId="5DC48D6E" w14:textId="02FD0B10" w:rsidR="00A77934" w:rsidRDefault="00A77934">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4101595" w:history="1">
            <w:r w:rsidRPr="000655FC">
              <w:rPr>
                <w:rStyle w:val="Hyperlink"/>
                <w:noProof/>
              </w:rPr>
              <w:t>Conclusion</w:t>
            </w:r>
            <w:r>
              <w:rPr>
                <w:noProof/>
                <w:webHidden/>
              </w:rPr>
              <w:tab/>
            </w:r>
            <w:r>
              <w:rPr>
                <w:noProof/>
                <w:webHidden/>
              </w:rPr>
              <w:fldChar w:fldCharType="begin"/>
            </w:r>
            <w:r>
              <w:rPr>
                <w:noProof/>
                <w:webHidden/>
              </w:rPr>
              <w:instrText xml:space="preserve"> PAGEREF _Toc244101595 \h </w:instrText>
            </w:r>
            <w:r>
              <w:rPr>
                <w:noProof/>
                <w:webHidden/>
              </w:rPr>
            </w:r>
            <w:r>
              <w:rPr>
                <w:noProof/>
                <w:webHidden/>
              </w:rPr>
              <w:fldChar w:fldCharType="separate"/>
            </w:r>
            <w:r w:rsidR="002B3B75">
              <w:rPr>
                <w:noProof/>
                <w:webHidden/>
              </w:rPr>
              <w:t>8</w:t>
            </w:r>
            <w:r>
              <w:rPr>
                <w:noProof/>
                <w:webHidden/>
              </w:rPr>
              <w:fldChar w:fldCharType="end"/>
            </w:r>
          </w:hyperlink>
        </w:p>
        <w:p w14:paraId="5872A773" w14:textId="0936C1AB" w:rsidR="00A77934" w:rsidRDefault="00A77934">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4101596" w:history="1">
            <w:r w:rsidRPr="000655FC">
              <w:rPr>
                <w:rStyle w:val="Hyperlink"/>
                <w:noProof/>
              </w:rPr>
              <w:t>References</w:t>
            </w:r>
            <w:r>
              <w:rPr>
                <w:noProof/>
                <w:webHidden/>
              </w:rPr>
              <w:tab/>
            </w:r>
            <w:r>
              <w:rPr>
                <w:noProof/>
                <w:webHidden/>
              </w:rPr>
              <w:fldChar w:fldCharType="begin"/>
            </w:r>
            <w:r>
              <w:rPr>
                <w:noProof/>
                <w:webHidden/>
              </w:rPr>
              <w:instrText xml:space="preserve"> PAGEREF _Toc244101596 \h </w:instrText>
            </w:r>
            <w:r>
              <w:rPr>
                <w:noProof/>
                <w:webHidden/>
              </w:rPr>
            </w:r>
            <w:r>
              <w:rPr>
                <w:noProof/>
                <w:webHidden/>
              </w:rPr>
              <w:fldChar w:fldCharType="separate"/>
            </w:r>
            <w:r w:rsidR="002B3B75">
              <w:rPr>
                <w:noProof/>
                <w:webHidden/>
              </w:rPr>
              <w:t>9</w:t>
            </w:r>
            <w:r>
              <w:rPr>
                <w:noProof/>
                <w:webHidden/>
              </w:rPr>
              <w:fldChar w:fldCharType="end"/>
            </w:r>
          </w:hyperlink>
        </w:p>
        <w:p w14:paraId="418ED599" w14:textId="505DC96F" w:rsidR="00A77934" w:rsidRDefault="00A77934">
          <w:pPr>
            <w:pStyle w:val="TOC1"/>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44101597" w:history="1">
            <w:r w:rsidRPr="000655FC">
              <w:rPr>
                <w:rStyle w:val="Hyperlink"/>
                <w:noProof/>
              </w:rPr>
              <w:t>Appendix</w:t>
            </w:r>
            <w:r>
              <w:rPr>
                <w:noProof/>
                <w:webHidden/>
              </w:rPr>
              <w:tab/>
            </w:r>
            <w:r>
              <w:rPr>
                <w:noProof/>
                <w:webHidden/>
              </w:rPr>
              <w:fldChar w:fldCharType="begin"/>
            </w:r>
            <w:r>
              <w:rPr>
                <w:noProof/>
                <w:webHidden/>
              </w:rPr>
              <w:instrText xml:space="preserve"> PAGEREF _Toc244101597 \h </w:instrText>
            </w:r>
            <w:r>
              <w:rPr>
                <w:noProof/>
                <w:webHidden/>
              </w:rPr>
            </w:r>
            <w:r>
              <w:rPr>
                <w:noProof/>
                <w:webHidden/>
              </w:rPr>
              <w:fldChar w:fldCharType="separate"/>
            </w:r>
            <w:r w:rsidR="002B3B75">
              <w:rPr>
                <w:noProof/>
                <w:webHidden/>
              </w:rPr>
              <w:t>9</w:t>
            </w:r>
            <w:r>
              <w:rPr>
                <w:noProof/>
                <w:webHidden/>
              </w:rPr>
              <w:fldChar w:fldCharType="end"/>
            </w:r>
          </w:hyperlink>
        </w:p>
        <w:p w14:paraId="1B3B2BF3" w14:textId="1FA51ADD" w:rsidR="0051184F" w:rsidRDefault="00E73B14">
          <w:pPr>
            <w:sectPr w:rsidR="0051184F">
              <w:footerReference w:type="default" r:id="rId13"/>
              <w:pgSz w:w="11906" w:h="16838"/>
              <w:pgMar w:top="1440" w:right="1440" w:bottom="1440" w:left="1440" w:header="708" w:footer="708" w:gutter="0"/>
              <w:cols w:space="720"/>
            </w:sectPr>
          </w:pPr>
          <w:r>
            <w:fldChar w:fldCharType="end"/>
          </w:r>
        </w:p>
      </w:sdtContent>
    </w:sdt>
    <w:p w14:paraId="4F31C49B" w14:textId="39C9BBAB" w:rsidR="008507C0" w:rsidRPr="003A09B0" w:rsidRDefault="00E73B14" w:rsidP="00DF6593">
      <w:pPr>
        <w:pStyle w:val="Heading1"/>
        <w:spacing w:line="360" w:lineRule="auto"/>
      </w:pPr>
      <w:bookmarkStart w:id="7" w:name="_Toc244101582"/>
      <w:r w:rsidRPr="000664F7">
        <w:lastRenderedPageBreak/>
        <w:t>Introduction</w:t>
      </w:r>
      <w:bookmarkEnd w:id="7"/>
    </w:p>
    <w:p w14:paraId="581B4C19" w14:textId="63B96064" w:rsidR="002A307D" w:rsidRDefault="00F90748" w:rsidP="00734B3E">
      <w:pPr>
        <w:jc w:val="both"/>
      </w:pPr>
      <w:r>
        <w:t>Th</w:t>
      </w:r>
      <w:r w:rsidR="001F125D">
        <w:t>is</w:t>
      </w:r>
      <w:r w:rsidR="00F35D7F">
        <w:t xml:space="preserve"> report </w:t>
      </w:r>
      <w:r w:rsidR="00796DF2">
        <w:t>intend</w:t>
      </w:r>
      <w:r w:rsidR="00DF6593">
        <w:t>s</w:t>
      </w:r>
      <w:r w:rsidR="00264658">
        <w:t xml:space="preserve"> to analyse</w:t>
      </w:r>
      <w:r w:rsidR="008A0930">
        <w:t xml:space="preserve"> </w:t>
      </w:r>
      <w:r w:rsidR="00120FF8">
        <w:t xml:space="preserve">the Premier League </w:t>
      </w:r>
      <w:r w:rsidR="00F00D52">
        <w:t xml:space="preserve">match </w:t>
      </w:r>
      <w:r w:rsidR="00120FF8">
        <w:t>outcomes</w:t>
      </w:r>
      <w:r w:rsidR="001F125D">
        <w:t xml:space="preserve"> </w:t>
      </w:r>
      <w:r w:rsidR="00227463">
        <w:t>statistically</w:t>
      </w:r>
      <w:r w:rsidR="002642A5">
        <w:t>, more precisely the last 10 years,</w:t>
      </w:r>
      <w:r w:rsidR="00120FF8">
        <w:t xml:space="preserve"> </w:t>
      </w:r>
      <w:r w:rsidR="00A52843">
        <w:t xml:space="preserve">between </w:t>
      </w:r>
      <w:r w:rsidR="006A0A22">
        <w:t>the seasons</w:t>
      </w:r>
      <w:r w:rsidR="006D25D5">
        <w:t xml:space="preserve"> 2016</w:t>
      </w:r>
      <w:r w:rsidR="00745D03">
        <w:t>-</w:t>
      </w:r>
      <w:r w:rsidR="006D25D5">
        <w:t xml:space="preserve">17 </w:t>
      </w:r>
      <w:r w:rsidR="002642A5">
        <w:t>to</w:t>
      </w:r>
      <w:r w:rsidR="006D25D5">
        <w:t xml:space="preserve"> 2025</w:t>
      </w:r>
      <w:r w:rsidR="00745D03">
        <w:t>-</w:t>
      </w:r>
      <w:r w:rsidR="006D25D5">
        <w:t>26</w:t>
      </w:r>
      <w:r w:rsidR="000567C2">
        <w:t xml:space="preserve"> using </w:t>
      </w:r>
      <w:r w:rsidR="004C32BE">
        <w:t>statistical techniques</w:t>
      </w:r>
      <w:r w:rsidR="00F13A1C">
        <w:t xml:space="preserve"> and </w:t>
      </w:r>
      <w:r w:rsidR="00650C91">
        <w:t xml:space="preserve">statistical </w:t>
      </w:r>
      <w:r w:rsidR="00F13A1C">
        <w:t>logic</w:t>
      </w:r>
      <w:r w:rsidR="006A0A22">
        <w:t>. For that</w:t>
      </w:r>
      <w:r w:rsidR="00820194">
        <w:t xml:space="preserve"> </w:t>
      </w:r>
      <w:r w:rsidR="00650C91">
        <w:t>was</w:t>
      </w:r>
      <w:r w:rsidR="00AD5F5F">
        <w:t xml:space="preserve"> </w:t>
      </w:r>
      <w:r w:rsidR="00DB1749">
        <w:t>resort</w:t>
      </w:r>
      <w:r w:rsidR="00262DEE">
        <w:t xml:space="preserve"> </w:t>
      </w:r>
      <w:r w:rsidR="00DC3235">
        <w:t xml:space="preserve">the dataset from </w:t>
      </w:r>
      <w:proofErr w:type="spellStart"/>
      <w:r w:rsidR="00DC3235">
        <w:t>DataHub</w:t>
      </w:r>
      <w:proofErr w:type="spellEnd"/>
      <w:r w:rsidR="00227463">
        <w:t>, a reliable source of data</w:t>
      </w:r>
      <w:r w:rsidR="00A37F19">
        <w:t xml:space="preserve"> </w:t>
      </w:r>
      <w:r w:rsidR="00F200E0">
        <w:t>that</w:t>
      </w:r>
      <w:r w:rsidR="00A37F19">
        <w:t xml:space="preserve"> was </w:t>
      </w:r>
      <w:r w:rsidR="00B441D7">
        <w:t xml:space="preserve">read and </w:t>
      </w:r>
      <w:r w:rsidR="00A37F19">
        <w:t xml:space="preserve">combined to generate a single </w:t>
      </w:r>
      <w:r w:rsidR="003A7E74">
        <w:t>table in Python</w:t>
      </w:r>
      <w:r w:rsidR="00DB1749">
        <w:t xml:space="preserve"> with all th</w:t>
      </w:r>
      <w:r w:rsidR="0081654B">
        <w:t>e</w:t>
      </w:r>
      <w:r w:rsidR="00DB1749">
        <w:t xml:space="preserve"> matches</w:t>
      </w:r>
      <w:r w:rsidR="0081654B">
        <w:t xml:space="preserve"> from Premier League</w:t>
      </w:r>
      <w:r w:rsidR="004E014C">
        <w:t xml:space="preserve"> football Championship</w:t>
      </w:r>
      <w:r w:rsidR="003A7E74">
        <w:t>.</w:t>
      </w:r>
      <w:r w:rsidR="00023EDF">
        <w:t xml:space="preserve"> </w:t>
      </w:r>
      <w:r w:rsidR="00146E58">
        <w:t xml:space="preserve">The </w:t>
      </w:r>
      <w:r w:rsidR="002A5D33">
        <w:t xml:space="preserve">main goal is to describe the dataset </w:t>
      </w:r>
      <w:r w:rsidR="00772E1A">
        <w:t xml:space="preserve">through </w:t>
      </w:r>
      <w:r w:rsidR="00EE6104">
        <w:t xml:space="preserve">Normal, Binomial and Poisson Distribution to explain </w:t>
      </w:r>
      <w:r w:rsidR="00300A55">
        <w:t>all the results obtained</w:t>
      </w:r>
      <w:r w:rsidR="00C925A1">
        <w:t xml:space="preserve"> analysing the goals and shots from </w:t>
      </w:r>
      <w:r w:rsidR="00023EDF">
        <w:t xml:space="preserve">every </w:t>
      </w:r>
      <w:r w:rsidR="00C925A1">
        <w:t>match</w:t>
      </w:r>
      <w:r w:rsidR="00AC61B6">
        <w:t>, a</w:t>
      </w:r>
      <w:r w:rsidR="008073B2">
        <w:t xml:space="preserve">fter </w:t>
      </w:r>
      <w:r w:rsidR="003A4DD2">
        <w:t xml:space="preserve">organized </w:t>
      </w:r>
      <w:r w:rsidR="008073B2">
        <w:t xml:space="preserve">and </w:t>
      </w:r>
      <w:r w:rsidR="002160CE">
        <w:t>critical</w:t>
      </w:r>
      <w:r w:rsidR="00AC61B6">
        <w:t>ly analyse of this dataset</w:t>
      </w:r>
      <w:r w:rsidR="000E2A6C">
        <w:t>,</w:t>
      </w:r>
      <w:r w:rsidR="00455B2D">
        <w:t xml:space="preserve"> searching to understand</w:t>
      </w:r>
      <w:r w:rsidR="00CF5A08">
        <w:t xml:space="preserve"> </w:t>
      </w:r>
      <w:r w:rsidR="000E2A6C">
        <w:t xml:space="preserve">and </w:t>
      </w:r>
      <w:r w:rsidR="007A3DE2">
        <w:t>make the best use of it</w:t>
      </w:r>
      <w:r w:rsidR="00AC61B6">
        <w:t xml:space="preserve">. </w:t>
      </w:r>
      <w:r w:rsidR="00CD627E">
        <w:t>The Anal</w:t>
      </w:r>
      <w:r w:rsidR="00BE5A6C">
        <w:t xml:space="preserve">ysis is accomplished using Jupyter Notebook </w:t>
      </w:r>
      <w:r w:rsidR="006346CC">
        <w:t xml:space="preserve">with the help of </w:t>
      </w:r>
      <w:r w:rsidR="00AD0502">
        <w:t xml:space="preserve">Pandas, </w:t>
      </w:r>
      <w:r w:rsidR="00DF61F0">
        <w:t>NumPy</w:t>
      </w:r>
      <w:r w:rsidR="00AD0502">
        <w:t xml:space="preserve">, </w:t>
      </w:r>
      <w:r w:rsidR="00EA64C7">
        <w:t>Matplotlib</w:t>
      </w:r>
      <w:r w:rsidR="00AD0502">
        <w:t xml:space="preserve"> and</w:t>
      </w:r>
      <w:r w:rsidR="00EA64C7">
        <w:t xml:space="preserve"> SciPy</w:t>
      </w:r>
      <w:r w:rsidR="00AD0502">
        <w:t xml:space="preserve"> </w:t>
      </w:r>
      <w:r w:rsidR="00EA64C7">
        <w:t>Librari</w:t>
      </w:r>
      <w:r w:rsidR="00092D23">
        <w:t xml:space="preserve">es. </w:t>
      </w:r>
    </w:p>
    <w:p w14:paraId="63014977" w14:textId="7600700F" w:rsidR="00EF1B13" w:rsidRPr="000664F7" w:rsidRDefault="00EF1B13" w:rsidP="00955E6E">
      <w:pPr>
        <w:pStyle w:val="Heading1"/>
        <w:rPr>
          <w:color w:val="000000" w:themeColor="text1"/>
        </w:rPr>
      </w:pPr>
      <w:bookmarkStart w:id="8" w:name="_Toc244101583"/>
      <w:r w:rsidRPr="000664F7">
        <w:rPr>
          <w:color w:val="000000" w:themeColor="text1"/>
        </w:rPr>
        <w:t>Descriptive Statis</w:t>
      </w:r>
      <w:r w:rsidR="001234FD" w:rsidRPr="000664F7">
        <w:rPr>
          <w:color w:val="000000" w:themeColor="text1"/>
        </w:rPr>
        <w:t>tics</w:t>
      </w:r>
      <w:bookmarkEnd w:id="8"/>
    </w:p>
    <w:p w14:paraId="0492F96C" w14:textId="7651BFC1" w:rsidR="00993346" w:rsidRPr="000664F7" w:rsidRDefault="00AB46FD" w:rsidP="00955E6E">
      <w:pPr>
        <w:pStyle w:val="Heading2"/>
        <w:rPr>
          <w:color w:val="000000" w:themeColor="text1"/>
        </w:rPr>
      </w:pPr>
      <w:bookmarkStart w:id="9" w:name="_Toc244101584"/>
      <w:r w:rsidRPr="000664F7">
        <w:rPr>
          <w:color w:val="000000" w:themeColor="text1"/>
        </w:rPr>
        <w:t>Dataset Overview</w:t>
      </w:r>
      <w:bookmarkEnd w:id="9"/>
    </w:p>
    <w:p w14:paraId="587892F6" w14:textId="3EF71FA3" w:rsidR="003D687B" w:rsidRDefault="005632F8" w:rsidP="00734B3E">
      <w:pPr>
        <w:jc w:val="both"/>
        <w:rPr>
          <w:rFonts w:eastAsia="Aptos"/>
          <w:color w:val="000000"/>
        </w:rPr>
      </w:pPr>
      <w:r>
        <w:rPr>
          <w:rFonts w:eastAsia="Aptos"/>
          <w:color w:val="000000"/>
        </w:rPr>
        <w:t>The Dataset generated by ag</w:t>
      </w:r>
      <w:r w:rsidR="00334815">
        <w:rPr>
          <w:rFonts w:eastAsia="Aptos"/>
          <w:color w:val="000000"/>
        </w:rPr>
        <w:t xml:space="preserve">gregating </w:t>
      </w:r>
      <w:r w:rsidR="0084723F">
        <w:rPr>
          <w:rFonts w:eastAsia="Aptos"/>
          <w:color w:val="000000"/>
        </w:rPr>
        <w:t>the last 10 seasons of Premier League matc</w:t>
      </w:r>
      <w:r w:rsidR="00845EEC">
        <w:rPr>
          <w:rFonts w:eastAsia="Aptos"/>
          <w:color w:val="000000"/>
        </w:rPr>
        <w:t>h outcomes,</w:t>
      </w:r>
      <w:r w:rsidR="0084723F">
        <w:rPr>
          <w:rFonts w:eastAsia="Aptos"/>
          <w:color w:val="000000"/>
        </w:rPr>
        <w:t xml:space="preserve"> </w:t>
      </w:r>
      <w:r w:rsidR="0011374C">
        <w:rPr>
          <w:rFonts w:eastAsia="Aptos"/>
          <w:color w:val="000000"/>
        </w:rPr>
        <w:t xml:space="preserve">being each season 380 rows, </w:t>
      </w:r>
      <w:r w:rsidR="0084723F">
        <w:rPr>
          <w:rFonts w:eastAsia="Aptos"/>
          <w:color w:val="000000"/>
        </w:rPr>
        <w:t>have</w:t>
      </w:r>
      <w:r w:rsidR="00F71963">
        <w:rPr>
          <w:rFonts w:eastAsia="Aptos"/>
          <w:color w:val="000000"/>
        </w:rPr>
        <w:t xml:space="preserve"> </w:t>
      </w:r>
      <w:r w:rsidR="00845EEC">
        <w:rPr>
          <w:rFonts w:eastAsia="Aptos"/>
          <w:color w:val="000000"/>
        </w:rPr>
        <w:t xml:space="preserve">in the total </w:t>
      </w:r>
      <w:r w:rsidR="00F71963">
        <w:rPr>
          <w:rFonts w:eastAsia="Aptos"/>
          <w:color w:val="000000"/>
        </w:rPr>
        <w:t xml:space="preserve">3,800 </w:t>
      </w:r>
      <w:r w:rsidR="00845EEC">
        <w:rPr>
          <w:rFonts w:eastAsia="Aptos"/>
          <w:color w:val="000000"/>
        </w:rPr>
        <w:t>rows</w:t>
      </w:r>
      <w:r w:rsidR="00984BF1">
        <w:rPr>
          <w:rFonts w:eastAsia="Aptos"/>
          <w:color w:val="000000"/>
        </w:rPr>
        <w:t>, given that</w:t>
      </w:r>
      <w:r w:rsidR="00301F4A">
        <w:rPr>
          <w:rFonts w:eastAsia="Aptos"/>
          <w:color w:val="000000"/>
        </w:rPr>
        <w:t xml:space="preserve"> it row is a different match</w:t>
      </w:r>
      <w:r w:rsidR="0006050D">
        <w:rPr>
          <w:rFonts w:eastAsia="Aptos"/>
          <w:color w:val="000000"/>
        </w:rPr>
        <w:t xml:space="preserve"> which were played</w:t>
      </w:r>
      <w:r w:rsidR="001B78D6">
        <w:rPr>
          <w:rFonts w:eastAsia="Aptos"/>
          <w:color w:val="000000"/>
        </w:rPr>
        <w:t xml:space="preserve"> for </w:t>
      </w:r>
      <w:r w:rsidR="00A46943">
        <w:rPr>
          <w:rFonts w:eastAsia="Aptos"/>
          <w:color w:val="000000"/>
        </w:rPr>
        <w:t>2 different teams, and 22 columns</w:t>
      </w:r>
      <w:r w:rsidR="0057322B">
        <w:rPr>
          <w:rFonts w:eastAsia="Aptos"/>
          <w:color w:val="000000"/>
        </w:rPr>
        <w:t xml:space="preserve"> </w:t>
      </w:r>
      <w:r w:rsidR="00A4517F">
        <w:rPr>
          <w:rFonts w:eastAsia="Aptos"/>
          <w:color w:val="000000"/>
        </w:rPr>
        <w:t xml:space="preserve">with </w:t>
      </w:r>
      <w:r w:rsidR="00BE367A">
        <w:rPr>
          <w:rFonts w:eastAsia="Aptos"/>
          <w:color w:val="000000"/>
        </w:rPr>
        <w:t>various variables</w:t>
      </w:r>
      <w:r w:rsidR="00A60FE6">
        <w:rPr>
          <w:rFonts w:eastAsia="Aptos"/>
          <w:color w:val="000000"/>
        </w:rPr>
        <w:t>,</w:t>
      </w:r>
      <w:r w:rsidR="00BE367A">
        <w:rPr>
          <w:rFonts w:eastAsia="Aptos"/>
          <w:color w:val="000000"/>
        </w:rPr>
        <w:t xml:space="preserve"> like</w:t>
      </w:r>
      <w:r w:rsidR="00A60FE6">
        <w:rPr>
          <w:rFonts w:eastAsia="Aptos"/>
          <w:color w:val="000000"/>
        </w:rPr>
        <w:t xml:space="preserve"> the</w:t>
      </w:r>
      <w:r w:rsidR="00BE367A">
        <w:rPr>
          <w:rFonts w:eastAsia="Aptos"/>
          <w:color w:val="000000"/>
        </w:rPr>
        <w:t xml:space="preserve"> </w:t>
      </w:r>
      <w:r w:rsidR="00A60FE6">
        <w:rPr>
          <w:rFonts w:eastAsia="Aptos"/>
          <w:color w:val="000000"/>
        </w:rPr>
        <w:t>name of the team who is playing in house</w:t>
      </w:r>
      <w:r w:rsidR="0013781D">
        <w:rPr>
          <w:rFonts w:eastAsia="Aptos"/>
          <w:color w:val="000000"/>
        </w:rPr>
        <w:t xml:space="preserve"> (</w:t>
      </w:r>
      <w:proofErr w:type="spellStart"/>
      <w:r w:rsidR="0013781D">
        <w:rPr>
          <w:rFonts w:eastAsia="Aptos"/>
          <w:color w:val="000000"/>
        </w:rPr>
        <w:t>HomeTeam</w:t>
      </w:r>
      <w:proofErr w:type="spellEnd"/>
      <w:r w:rsidR="0013781D">
        <w:rPr>
          <w:rFonts w:eastAsia="Aptos"/>
          <w:color w:val="000000"/>
        </w:rPr>
        <w:t>)</w:t>
      </w:r>
      <w:r w:rsidR="00A60FE6">
        <w:rPr>
          <w:rFonts w:eastAsia="Aptos"/>
          <w:color w:val="000000"/>
        </w:rPr>
        <w:t xml:space="preserve">, </w:t>
      </w:r>
      <w:r w:rsidR="004D6354">
        <w:rPr>
          <w:rFonts w:eastAsia="Aptos"/>
          <w:color w:val="000000"/>
        </w:rPr>
        <w:t>the another team who is playing away</w:t>
      </w:r>
      <w:r w:rsidR="0013781D">
        <w:rPr>
          <w:rFonts w:eastAsia="Aptos"/>
          <w:color w:val="000000"/>
        </w:rPr>
        <w:t xml:space="preserve"> (</w:t>
      </w:r>
      <w:proofErr w:type="spellStart"/>
      <w:r w:rsidR="0013781D">
        <w:rPr>
          <w:rFonts w:eastAsia="Aptos"/>
          <w:color w:val="000000"/>
        </w:rPr>
        <w:t>AwayTeam</w:t>
      </w:r>
      <w:proofErr w:type="spellEnd"/>
      <w:r w:rsidR="0013781D">
        <w:rPr>
          <w:rFonts w:eastAsia="Aptos"/>
          <w:color w:val="000000"/>
        </w:rPr>
        <w:t>)</w:t>
      </w:r>
      <w:r w:rsidR="004D6354">
        <w:rPr>
          <w:rFonts w:eastAsia="Aptos"/>
          <w:color w:val="000000"/>
        </w:rPr>
        <w:t xml:space="preserve">, </w:t>
      </w:r>
      <w:r w:rsidR="001E7A13">
        <w:rPr>
          <w:rFonts w:eastAsia="Aptos"/>
          <w:color w:val="000000"/>
        </w:rPr>
        <w:t>the date when the match was played</w:t>
      </w:r>
      <w:r w:rsidR="0013781D">
        <w:rPr>
          <w:rFonts w:eastAsia="Aptos"/>
          <w:color w:val="000000"/>
        </w:rPr>
        <w:t xml:space="preserve"> (Date)</w:t>
      </w:r>
      <w:r w:rsidR="001E7A13">
        <w:rPr>
          <w:rFonts w:eastAsia="Aptos"/>
          <w:color w:val="000000"/>
        </w:rPr>
        <w:t>, the</w:t>
      </w:r>
      <w:r w:rsidR="0013781D">
        <w:rPr>
          <w:rFonts w:eastAsia="Aptos"/>
          <w:color w:val="000000"/>
        </w:rPr>
        <w:t xml:space="preserve"> </w:t>
      </w:r>
      <w:r w:rsidR="00987EDE">
        <w:rPr>
          <w:rFonts w:eastAsia="Aptos"/>
          <w:color w:val="000000"/>
        </w:rPr>
        <w:t xml:space="preserve">Full Time Home Goals (FTHG), the Full time Away Goals (FTAG), </w:t>
      </w:r>
      <w:r w:rsidR="00155659">
        <w:rPr>
          <w:rFonts w:eastAsia="Aptos"/>
          <w:color w:val="000000"/>
        </w:rPr>
        <w:t xml:space="preserve">The Full Time Result (FTR), Referee, </w:t>
      </w:r>
      <w:r w:rsidR="00B20BD1">
        <w:rPr>
          <w:rFonts w:eastAsia="Aptos"/>
          <w:color w:val="000000"/>
        </w:rPr>
        <w:t>Shots</w:t>
      </w:r>
      <w:r w:rsidR="00D71E07">
        <w:rPr>
          <w:rFonts w:eastAsia="Aptos"/>
          <w:color w:val="000000"/>
        </w:rPr>
        <w:t xml:space="preserve">, Fault, </w:t>
      </w:r>
      <w:r w:rsidR="003E54DD">
        <w:rPr>
          <w:rFonts w:eastAsia="Aptos"/>
          <w:color w:val="000000"/>
        </w:rPr>
        <w:t>Yellow or Red cards</w:t>
      </w:r>
      <w:r w:rsidR="00D71E07">
        <w:rPr>
          <w:rFonts w:eastAsia="Aptos"/>
          <w:color w:val="000000"/>
        </w:rPr>
        <w:t>, Corners</w:t>
      </w:r>
      <w:r w:rsidR="00D27E4E">
        <w:rPr>
          <w:rFonts w:eastAsia="Aptos"/>
          <w:color w:val="000000"/>
        </w:rPr>
        <w:t xml:space="preserve">. Following the instructions </w:t>
      </w:r>
      <w:r w:rsidR="007C6077">
        <w:rPr>
          <w:rFonts w:eastAsia="Aptos"/>
          <w:color w:val="000000"/>
        </w:rPr>
        <w:t>about the</w:t>
      </w:r>
      <w:r w:rsidR="00D27E4E">
        <w:rPr>
          <w:rFonts w:eastAsia="Aptos"/>
          <w:color w:val="000000"/>
        </w:rPr>
        <w:t xml:space="preserve"> Dataset </w:t>
      </w:r>
      <w:r w:rsidR="00EB4956">
        <w:rPr>
          <w:rFonts w:eastAsia="Aptos"/>
          <w:color w:val="000000"/>
        </w:rPr>
        <w:t xml:space="preserve">6 columns </w:t>
      </w:r>
      <w:r w:rsidR="007C6077">
        <w:rPr>
          <w:rFonts w:eastAsia="Aptos"/>
          <w:color w:val="000000"/>
        </w:rPr>
        <w:t>are</w:t>
      </w:r>
      <w:r w:rsidR="00EB4956">
        <w:rPr>
          <w:rFonts w:eastAsia="Aptos"/>
          <w:color w:val="000000"/>
        </w:rPr>
        <w:t xml:space="preserve"> text and 16 </w:t>
      </w:r>
      <w:r w:rsidR="00662BC7">
        <w:rPr>
          <w:rFonts w:eastAsia="Aptos"/>
          <w:color w:val="000000"/>
        </w:rPr>
        <w:t>columns are numeric variables</w:t>
      </w:r>
      <w:r w:rsidR="00641881">
        <w:rPr>
          <w:rFonts w:eastAsia="Aptos"/>
          <w:color w:val="000000"/>
        </w:rPr>
        <w:t>,</w:t>
      </w:r>
      <w:r w:rsidR="00BD586F">
        <w:rPr>
          <w:rFonts w:eastAsia="Aptos"/>
          <w:color w:val="000000"/>
        </w:rPr>
        <w:t xml:space="preserve"> more than the requested,</w:t>
      </w:r>
      <w:r w:rsidR="00641881">
        <w:rPr>
          <w:rFonts w:eastAsia="Aptos"/>
          <w:color w:val="000000"/>
        </w:rPr>
        <w:t xml:space="preserve"> having</w:t>
      </w:r>
      <w:r w:rsidR="007C6077">
        <w:rPr>
          <w:rFonts w:eastAsia="Aptos"/>
          <w:color w:val="000000"/>
        </w:rPr>
        <w:t xml:space="preserve"> not missing data</w:t>
      </w:r>
      <w:r w:rsidR="00F016AA">
        <w:rPr>
          <w:rFonts w:eastAsia="Aptos"/>
          <w:color w:val="000000"/>
        </w:rPr>
        <w:t xml:space="preserve"> or erro</w:t>
      </w:r>
      <w:r w:rsidR="00443ADF">
        <w:rPr>
          <w:rFonts w:eastAsia="Aptos"/>
          <w:color w:val="000000"/>
        </w:rPr>
        <w:t>neous data</w:t>
      </w:r>
      <w:r w:rsidR="00BD586F">
        <w:rPr>
          <w:rFonts w:eastAsia="Aptos"/>
          <w:color w:val="000000"/>
        </w:rPr>
        <w:t xml:space="preserve">, therefore </w:t>
      </w:r>
      <w:r w:rsidR="007C6077">
        <w:rPr>
          <w:rFonts w:eastAsia="Aptos"/>
          <w:color w:val="000000"/>
        </w:rPr>
        <w:t xml:space="preserve">the cleaning process </w:t>
      </w:r>
      <w:r w:rsidR="008210EC">
        <w:rPr>
          <w:rFonts w:eastAsia="Aptos"/>
          <w:color w:val="000000"/>
        </w:rPr>
        <w:t>was not necessary.</w:t>
      </w:r>
      <w:r w:rsidR="00E6747B">
        <w:rPr>
          <w:rFonts w:eastAsia="Aptos"/>
          <w:color w:val="000000"/>
        </w:rPr>
        <w:t xml:space="preserve"> </w:t>
      </w:r>
      <w:r w:rsidR="001B386B">
        <w:rPr>
          <w:rFonts w:eastAsia="Aptos"/>
          <w:color w:val="000000"/>
        </w:rPr>
        <w:t xml:space="preserve">The total </w:t>
      </w:r>
      <w:r w:rsidR="00734B3E">
        <w:rPr>
          <w:rFonts w:eastAsia="Aptos"/>
          <w:color w:val="000000"/>
        </w:rPr>
        <w:t xml:space="preserve">number </w:t>
      </w:r>
      <w:r w:rsidR="001B386B">
        <w:rPr>
          <w:rFonts w:eastAsia="Aptos"/>
          <w:color w:val="000000"/>
        </w:rPr>
        <w:t xml:space="preserve">of teams </w:t>
      </w:r>
      <w:r w:rsidR="00DF6593">
        <w:rPr>
          <w:rFonts w:eastAsia="Aptos"/>
          <w:color w:val="000000"/>
        </w:rPr>
        <w:t>is</w:t>
      </w:r>
      <w:r w:rsidR="001B386B">
        <w:rPr>
          <w:rFonts w:eastAsia="Aptos"/>
          <w:color w:val="000000"/>
        </w:rPr>
        <w:t xml:space="preserve"> </w:t>
      </w:r>
      <w:r w:rsidR="00A26873">
        <w:rPr>
          <w:rFonts w:eastAsia="Aptos"/>
          <w:color w:val="000000"/>
        </w:rPr>
        <w:t xml:space="preserve">34, and there are 50 </w:t>
      </w:r>
      <w:r w:rsidR="003006F5">
        <w:rPr>
          <w:rFonts w:eastAsia="Aptos"/>
          <w:color w:val="000000"/>
        </w:rPr>
        <w:t xml:space="preserve">different </w:t>
      </w:r>
      <w:r w:rsidR="00A26873">
        <w:rPr>
          <w:rFonts w:eastAsia="Aptos"/>
          <w:color w:val="000000"/>
        </w:rPr>
        <w:t>referees</w:t>
      </w:r>
      <w:r w:rsidR="00C2146F">
        <w:rPr>
          <w:rFonts w:eastAsia="Aptos"/>
          <w:color w:val="000000"/>
        </w:rPr>
        <w:t>, in this way</w:t>
      </w:r>
      <w:r w:rsidR="00734B3E">
        <w:rPr>
          <w:rFonts w:eastAsia="Aptos"/>
          <w:color w:val="000000"/>
        </w:rPr>
        <w:t>,</w:t>
      </w:r>
      <w:r w:rsidR="00C2146F">
        <w:rPr>
          <w:rFonts w:eastAsia="Aptos"/>
          <w:color w:val="000000"/>
        </w:rPr>
        <w:t xml:space="preserve"> the </w:t>
      </w:r>
      <w:r w:rsidR="00734B3E">
        <w:rPr>
          <w:rFonts w:eastAsia="Aptos"/>
          <w:color w:val="000000"/>
        </w:rPr>
        <w:t>analysis</w:t>
      </w:r>
      <w:r w:rsidR="00C2146F">
        <w:rPr>
          <w:rFonts w:eastAsia="Aptos"/>
          <w:color w:val="000000"/>
        </w:rPr>
        <w:t xml:space="preserve"> is focused </w:t>
      </w:r>
      <w:r w:rsidR="006B3673">
        <w:rPr>
          <w:rFonts w:eastAsia="Aptos"/>
          <w:color w:val="000000"/>
        </w:rPr>
        <w:t>on</w:t>
      </w:r>
      <w:r w:rsidR="005D1B2F">
        <w:rPr>
          <w:rFonts w:eastAsia="Aptos"/>
          <w:color w:val="000000"/>
        </w:rPr>
        <w:t xml:space="preserve"> the </w:t>
      </w:r>
      <w:r w:rsidR="009F797E">
        <w:rPr>
          <w:rFonts w:eastAsia="Aptos"/>
          <w:color w:val="000000"/>
        </w:rPr>
        <w:t>match</w:t>
      </w:r>
      <w:r w:rsidR="005D1B2F">
        <w:rPr>
          <w:rFonts w:eastAsia="Aptos"/>
          <w:color w:val="000000"/>
        </w:rPr>
        <w:t xml:space="preserve"> outcome and numerical variables, because </w:t>
      </w:r>
      <w:r w:rsidR="006F1930">
        <w:rPr>
          <w:rFonts w:eastAsia="Aptos"/>
          <w:color w:val="000000"/>
        </w:rPr>
        <w:t xml:space="preserve">charts of 34 teams or 50 referees would be very </w:t>
      </w:r>
      <w:r w:rsidR="003D687B">
        <w:rPr>
          <w:rFonts w:eastAsia="Aptos"/>
          <w:color w:val="000000"/>
        </w:rPr>
        <w:t xml:space="preserve">difficult to read. </w:t>
      </w:r>
    </w:p>
    <w:p w14:paraId="314316CC" w14:textId="6A8E37BE" w:rsidR="00387F1C" w:rsidRPr="00D24EAF" w:rsidRDefault="003006F5" w:rsidP="00D24EAF">
      <w:pPr>
        <w:rPr>
          <w:rFonts w:eastAsia="Aptos"/>
          <w:color w:val="000000"/>
        </w:rPr>
      </w:pPr>
      <w:r>
        <w:rPr>
          <w:rFonts w:eastAsia="Aptos"/>
          <w:color w:val="000000"/>
        </w:rPr>
        <w:t xml:space="preserve"> </w:t>
      </w:r>
    </w:p>
    <w:p w14:paraId="65DDC72B" w14:textId="77777777" w:rsidR="00B441D7" w:rsidRDefault="00193B65" w:rsidP="00B03E97">
      <w:pPr>
        <w:pStyle w:val="Heading2"/>
        <w:rPr>
          <w:color w:val="000000" w:themeColor="text1"/>
        </w:rPr>
      </w:pPr>
      <w:bookmarkStart w:id="10" w:name="_Toc244101585"/>
      <w:r w:rsidRPr="000664F7">
        <w:rPr>
          <w:color w:val="000000" w:themeColor="text1"/>
        </w:rPr>
        <w:t>Variables</w:t>
      </w:r>
      <w:bookmarkEnd w:id="10"/>
    </w:p>
    <w:p w14:paraId="69C18FE8" w14:textId="1644A70F" w:rsidR="005409EC" w:rsidRDefault="00763785" w:rsidP="005409EC">
      <w:r>
        <w:t>The tab</w:t>
      </w:r>
      <w:r w:rsidR="004F007F">
        <w:t>le below</w:t>
      </w:r>
      <w:r>
        <w:t xml:space="preserve"> </w:t>
      </w:r>
      <w:r w:rsidR="009F797E">
        <w:t>shows</w:t>
      </w:r>
      <w:r>
        <w:t xml:space="preserve"> the </w:t>
      </w:r>
      <w:r w:rsidR="009D2BA1">
        <w:t xml:space="preserve">main </w:t>
      </w:r>
      <w:r w:rsidR="00EF2A76">
        <w:t xml:space="preserve">results of the </w:t>
      </w:r>
      <w:proofErr w:type="gramStart"/>
      <w:r w:rsidR="00EF2A76">
        <w:t>describe(</w:t>
      </w:r>
      <w:proofErr w:type="gramEnd"/>
      <w:r w:rsidR="00EF2A76">
        <w:t>)</w:t>
      </w:r>
      <w:r w:rsidR="00055970">
        <w:t xml:space="preserve"> for the numerical variables.</w:t>
      </w:r>
      <w:r w:rsidR="00C71C51">
        <w:rPr>
          <w:noProof/>
        </w:rPr>
        <w:drawing>
          <wp:inline distT="0" distB="0" distL="0" distR="0" wp14:anchorId="7CFF76BC" wp14:editId="6E9AD65F">
            <wp:extent cx="3826255" cy="2545080"/>
            <wp:effectExtent l="0" t="0" r="3175" b="7620"/>
            <wp:docPr id="10642592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59236" name="Picture 1064259236"/>
                    <pic:cNvPicPr/>
                  </pic:nvPicPr>
                  <pic:blipFill>
                    <a:blip r:embed="rId14">
                      <a:extLst>
                        <a:ext uri="{28A0092B-C50C-407E-A947-70E740481C1C}">
                          <a14:useLocalDpi xmlns:a14="http://schemas.microsoft.com/office/drawing/2010/main" val="0"/>
                        </a:ext>
                      </a:extLst>
                    </a:blip>
                    <a:stretch>
                      <a:fillRect/>
                    </a:stretch>
                  </pic:blipFill>
                  <pic:spPr>
                    <a:xfrm>
                      <a:off x="0" y="0"/>
                      <a:ext cx="3840995" cy="2554885"/>
                    </a:xfrm>
                    <a:prstGeom prst="rect">
                      <a:avLst/>
                    </a:prstGeom>
                  </pic:spPr>
                </pic:pic>
              </a:graphicData>
            </a:graphic>
          </wp:inline>
        </w:drawing>
      </w:r>
    </w:p>
    <w:p w14:paraId="746413CE" w14:textId="20C73649" w:rsidR="0082731C" w:rsidRPr="005409EC" w:rsidRDefault="00B61C54" w:rsidP="009F797E">
      <w:pPr>
        <w:jc w:val="both"/>
      </w:pPr>
      <w:r>
        <w:lastRenderedPageBreak/>
        <w:t xml:space="preserve">There are 3 </w:t>
      </w:r>
      <w:r w:rsidR="007F7D5A">
        <w:t>result</w:t>
      </w:r>
      <w:r w:rsidR="00786DEA">
        <w:t>s that draw attention.</w:t>
      </w:r>
      <w:r w:rsidR="00D44374">
        <w:t xml:space="preserve"> The first of all is the </w:t>
      </w:r>
      <w:r w:rsidR="009224FF">
        <w:t>home</w:t>
      </w:r>
      <w:r w:rsidR="000460F8">
        <w:t xml:space="preserve"> </w:t>
      </w:r>
      <w:r w:rsidR="004A7BAF">
        <w:t xml:space="preserve">team </w:t>
      </w:r>
      <w:r w:rsidR="000460F8">
        <w:t>Advantage</w:t>
      </w:r>
      <w:r w:rsidR="00DF59EC">
        <w:t>.</w:t>
      </w:r>
      <w:r w:rsidR="000460F8">
        <w:t xml:space="preserve"> </w:t>
      </w:r>
      <w:r w:rsidR="00DF59EC">
        <w:t xml:space="preserve">For instance, </w:t>
      </w:r>
      <w:r w:rsidR="00070F06">
        <w:t xml:space="preserve">they </w:t>
      </w:r>
      <w:r w:rsidR="009224FF">
        <w:t>used</w:t>
      </w:r>
      <w:r w:rsidR="00070F06">
        <w:t xml:space="preserve"> to score more goals </w:t>
      </w:r>
      <w:r w:rsidR="004A7BAF">
        <w:t>1.56 x 1,28 for away teams</w:t>
      </w:r>
      <w:r w:rsidR="00DF59EC">
        <w:t xml:space="preserve">, </w:t>
      </w:r>
      <w:r w:rsidR="00024C9F">
        <w:t>home</w:t>
      </w:r>
      <w:r w:rsidR="003A077B">
        <w:t xml:space="preserve"> team </w:t>
      </w:r>
      <w:r w:rsidR="00897385">
        <w:t>used</w:t>
      </w:r>
      <w:r w:rsidR="003A077B">
        <w:t xml:space="preserve"> to have more shots 13.87 x </w:t>
      </w:r>
      <w:r w:rsidR="0099710F">
        <w:t>11.48</w:t>
      </w:r>
      <w:r w:rsidR="004D058B">
        <w:t xml:space="preserve"> and </w:t>
      </w:r>
      <w:r w:rsidR="00884013">
        <w:t>more shots in the target 4.77 x 4.02</w:t>
      </w:r>
      <w:r w:rsidR="00B80CDD">
        <w:t xml:space="preserve"> </w:t>
      </w:r>
      <w:r w:rsidR="005F5088">
        <w:t>and</w:t>
      </w:r>
      <w:r w:rsidR="00B80CDD">
        <w:t xml:space="preserve"> </w:t>
      </w:r>
      <w:r w:rsidR="00E24D53">
        <w:t xml:space="preserve">more corners </w:t>
      </w:r>
      <w:r w:rsidR="005F5088">
        <w:t xml:space="preserve">also </w:t>
      </w:r>
      <w:r w:rsidR="001E338A">
        <w:t xml:space="preserve">5.66 x 4.69. </w:t>
      </w:r>
      <w:r w:rsidR="004D1251">
        <w:t xml:space="preserve">The second important point to </w:t>
      </w:r>
      <w:r w:rsidR="009F797E">
        <w:t>pay</w:t>
      </w:r>
      <w:r w:rsidR="004D1251">
        <w:t xml:space="preserve"> attention </w:t>
      </w:r>
      <w:r w:rsidR="009F797E">
        <w:t xml:space="preserve">to </w:t>
      </w:r>
      <w:r w:rsidR="004D1251">
        <w:t xml:space="preserve">is the shape, because </w:t>
      </w:r>
      <w:r w:rsidR="009F797E">
        <w:t xml:space="preserve">for </w:t>
      </w:r>
      <w:r w:rsidR="005F5088">
        <w:t xml:space="preserve">most </w:t>
      </w:r>
      <w:r w:rsidR="00937542">
        <w:t>variables the mean and median are</w:t>
      </w:r>
      <w:r w:rsidR="00AB1A9D">
        <w:t xml:space="preserve"> very </w:t>
      </w:r>
      <w:r w:rsidR="00A05208">
        <w:t xml:space="preserve">similar, but </w:t>
      </w:r>
      <w:r w:rsidR="009F797E">
        <w:t xml:space="preserve">for </w:t>
      </w:r>
      <w:r w:rsidR="00A05208">
        <w:t>goals</w:t>
      </w:r>
      <w:r w:rsidR="00037004">
        <w:t>, shots</w:t>
      </w:r>
      <w:r w:rsidR="009F797E">
        <w:t>,</w:t>
      </w:r>
      <w:r w:rsidR="00037004">
        <w:t xml:space="preserve"> and </w:t>
      </w:r>
      <w:r w:rsidR="009F797E">
        <w:t>corners</w:t>
      </w:r>
      <w:r w:rsidR="00037004">
        <w:t xml:space="preserve"> the mean is a bit bigger</w:t>
      </w:r>
      <w:r w:rsidR="009F797E">
        <w:t>,</w:t>
      </w:r>
      <w:r w:rsidR="00037004">
        <w:t xml:space="preserve"> so it means that probably the chart will have a </w:t>
      </w:r>
      <w:r w:rsidR="00AC10B4">
        <w:t>tail on the right.</w:t>
      </w:r>
      <w:r w:rsidR="00CC138A">
        <w:t xml:space="preserve"> And the third very important aspect is the type of data</w:t>
      </w:r>
      <w:r w:rsidR="002031F6">
        <w:t>, because all the numerical variable</w:t>
      </w:r>
      <w:r w:rsidR="00677A02">
        <w:t>s</w:t>
      </w:r>
      <w:r w:rsidR="002031F6">
        <w:t xml:space="preserve"> are </w:t>
      </w:r>
      <w:r w:rsidR="004C6CA3">
        <w:t>integers</w:t>
      </w:r>
      <w:r w:rsidR="00D34E5D">
        <w:t xml:space="preserve"> </w:t>
      </w:r>
      <w:r w:rsidR="007732A8">
        <w:t>–</w:t>
      </w:r>
      <w:r w:rsidR="00D34E5D">
        <w:t xml:space="preserve"> discrete</w:t>
      </w:r>
      <w:r w:rsidR="00FA2ED7">
        <w:t>, therefore</w:t>
      </w:r>
      <w:r w:rsidR="009F797E">
        <w:t>,</w:t>
      </w:r>
      <w:r w:rsidR="00FA2ED7">
        <w:t xml:space="preserve"> </w:t>
      </w:r>
      <w:r w:rsidR="00BE0BBF">
        <w:t xml:space="preserve">it </w:t>
      </w:r>
      <w:r w:rsidR="003E7D44">
        <w:t xml:space="preserve">can probably </w:t>
      </w:r>
      <w:r w:rsidR="008373AA">
        <w:t>work</w:t>
      </w:r>
      <w:r w:rsidR="003E7D44">
        <w:t xml:space="preserve"> very well with Binomial and Poisson Distributions.</w:t>
      </w:r>
    </w:p>
    <w:p w14:paraId="76BF8C13" w14:textId="77777777" w:rsidR="00D24EAF" w:rsidRPr="00D24EAF" w:rsidRDefault="00D24EAF" w:rsidP="00D24EAF"/>
    <w:p w14:paraId="059F2C31" w14:textId="77777777" w:rsidR="00D2123C" w:rsidRDefault="00D2123C" w:rsidP="00B03E97">
      <w:pPr>
        <w:pStyle w:val="Heading2"/>
        <w:rPr>
          <w:rFonts w:eastAsia="Aptos"/>
          <w:color w:val="000000" w:themeColor="text1"/>
        </w:rPr>
      </w:pPr>
      <w:bookmarkStart w:id="11" w:name="_Toc244101586"/>
      <w:r w:rsidRPr="000664F7">
        <w:rPr>
          <w:rFonts w:eastAsia="Aptos"/>
          <w:color w:val="000000" w:themeColor="text1"/>
        </w:rPr>
        <w:t>Full-Time Result (FTR)</w:t>
      </w:r>
      <w:bookmarkEnd w:id="11"/>
    </w:p>
    <w:p w14:paraId="17087829" w14:textId="22206164" w:rsidR="00D56ADD" w:rsidRDefault="00767660" w:rsidP="009F797E">
      <w:pPr>
        <w:jc w:val="both"/>
      </w:pPr>
      <w:r>
        <w:t xml:space="preserve">The Home teams won </w:t>
      </w:r>
      <w:r w:rsidR="0062645A">
        <w:t>1.696 matches</w:t>
      </w:r>
      <w:r w:rsidR="007D2946">
        <w:t xml:space="preserve">, Away teams won 1,221 and 883 </w:t>
      </w:r>
      <w:r w:rsidR="00AD1FB6">
        <w:t>was Draw</w:t>
      </w:r>
      <w:r w:rsidR="00A45599">
        <w:t xml:space="preserve"> matches. </w:t>
      </w:r>
      <w:r w:rsidR="00D75FB8">
        <w:t xml:space="preserve">Being respectively </w:t>
      </w:r>
      <w:r w:rsidR="00AE7057">
        <w:t xml:space="preserve">H = </w:t>
      </w:r>
      <w:r w:rsidR="00D75FB8">
        <w:t>44.6%</w:t>
      </w:r>
      <w:r w:rsidR="00AE7057">
        <w:t>, A = 32.1</w:t>
      </w:r>
      <w:r w:rsidR="001174A6">
        <w:t>% and D = 23.2%.</w:t>
      </w:r>
      <w:r w:rsidR="00EE38E2">
        <w:t xml:space="preserve"> Home</w:t>
      </w:r>
      <w:r w:rsidR="00D47E90">
        <w:t xml:space="preserve"> teams used to win much more than Away teams </w:t>
      </w:r>
      <w:r w:rsidR="00D56ADD">
        <w:t xml:space="preserve">– </w:t>
      </w:r>
      <w:r w:rsidR="00A108B3">
        <w:t>12</w:t>
      </w:r>
      <w:r w:rsidR="00C04CB8">
        <w:t xml:space="preserve">.5% more, and it </w:t>
      </w:r>
      <w:r w:rsidR="009F797E">
        <w:t>confirms</w:t>
      </w:r>
      <w:r w:rsidR="00FA7382">
        <w:t xml:space="preserve"> this advantage.</w:t>
      </w:r>
    </w:p>
    <w:p w14:paraId="5867A4B8" w14:textId="2C74C724" w:rsidR="008373AA" w:rsidRDefault="00A25970" w:rsidP="008373AA">
      <w:r>
        <w:rPr>
          <w:noProof/>
        </w:rPr>
        <w:drawing>
          <wp:inline distT="0" distB="0" distL="0" distR="0" wp14:anchorId="630D9360" wp14:editId="637EE94E">
            <wp:extent cx="5783580" cy="1577340"/>
            <wp:effectExtent l="0" t="0" r="7620" b="3810"/>
            <wp:docPr id="1875423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23680" name="Picture 1875423680"/>
                    <pic:cNvPicPr/>
                  </pic:nvPicPr>
                  <pic:blipFill>
                    <a:blip r:embed="rId15">
                      <a:extLst>
                        <a:ext uri="{28A0092B-C50C-407E-A947-70E740481C1C}">
                          <a14:useLocalDpi xmlns:a14="http://schemas.microsoft.com/office/drawing/2010/main" val="0"/>
                        </a:ext>
                      </a:extLst>
                    </a:blip>
                    <a:stretch>
                      <a:fillRect/>
                    </a:stretch>
                  </pic:blipFill>
                  <pic:spPr>
                    <a:xfrm>
                      <a:off x="0" y="0"/>
                      <a:ext cx="5783580" cy="1577340"/>
                    </a:xfrm>
                    <a:prstGeom prst="rect">
                      <a:avLst/>
                    </a:prstGeom>
                  </pic:spPr>
                </pic:pic>
              </a:graphicData>
            </a:graphic>
          </wp:inline>
        </w:drawing>
      </w:r>
      <w:r w:rsidR="00D75FB8">
        <w:t xml:space="preserve"> </w:t>
      </w:r>
    </w:p>
    <w:p w14:paraId="4D2B0196" w14:textId="551DD9E0" w:rsidR="00900FE2" w:rsidRDefault="004C0797" w:rsidP="009F797E">
      <w:pPr>
        <w:jc w:val="both"/>
      </w:pPr>
      <w:r>
        <w:t xml:space="preserve">The easiest way to </w:t>
      </w:r>
      <w:r w:rsidR="002D245F">
        <w:t>show this data is using a bar chart, because it is</w:t>
      </w:r>
      <w:r w:rsidR="00A42283">
        <w:t xml:space="preserve"> </w:t>
      </w:r>
      <w:r w:rsidR="00D80F72">
        <w:t xml:space="preserve">very understandable </w:t>
      </w:r>
      <w:r w:rsidR="003024BB">
        <w:t>to compare categories.</w:t>
      </w:r>
    </w:p>
    <w:p w14:paraId="080360CF" w14:textId="49957435" w:rsidR="006E4A12" w:rsidRDefault="00E42D67" w:rsidP="00082E2A">
      <w:pPr>
        <w:jc w:val="center"/>
      </w:pPr>
      <w:r>
        <w:rPr>
          <w:noProof/>
        </w:rPr>
        <w:drawing>
          <wp:inline distT="0" distB="0" distL="0" distR="0" wp14:anchorId="03CDC701" wp14:editId="547C05FD">
            <wp:extent cx="5212080" cy="3382135"/>
            <wp:effectExtent l="0" t="0" r="7620" b="8890"/>
            <wp:docPr id="1612865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6552" name="Picture 161286552"/>
                    <pic:cNvPicPr/>
                  </pic:nvPicPr>
                  <pic:blipFill>
                    <a:blip r:embed="rId16">
                      <a:extLst>
                        <a:ext uri="{28A0092B-C50C-407E-A947-70E740481C1C}">
                          <a14:useLocalDpi xmlns:a14="http://schemas.microsoft.com/office/drawing/2010/main" val="0"/>
                        </a:ext>
                      </a:extLst>
                    </a:blip>
                    <a:stretch>
                      <a:fillRect/>
                    </a:stretch>
                  </pic:blipFill>
                  <pic:spPr>
                    <a:xfrm>
                      <a:off x="0" y="0"/>
                      <a:ext cx="5227349" cy="3392043"/>
                    </a:xfrm>
                    <a:prstGeom prst="rect">
                      <a:avLst/>
                    </a:prstGeom>
                  </pic:spPr>
                </pic:pic>
              </a:graphicData>
            </a:graphic>
          </wp:inline>
        </w:drawing>
      </w:r>
    </w:p>
    <w:p w14:paraId="32D8A514" w14:textId="77777777" w:rsidR="00870C14" w:rsidRDefault="00870C14" w:rsidP="00870C14"/>
    <w:p w14:paraId="783BC7AB" w14:textId="64C5816F" w:rsidR="00193B65" w:rsidRDefault="00D2123C" w:rsidP="00D24EAF">
      <w:pPr>
        <w:pStyle w:val="Heading2"/>
        <w:rPr>
          <w:rFonts w:eastAsia="Aptos"/>
          <w:color w:val="000000" w:themeColor="text1"/>
        </w:rPr>
      </w:pPr>
      <w:bookmarkStart w:id="12" w:name="_Toc244101587"/>
      <w:r w:rsidRPr="000664F7">
        <w:rPr>
          <w:rFonts w:eastAsia="Aptos"/>
          <w:color w:val="000000" w:themeColor="text1"/>
        </w:rPr>
        <w:lastRenderedPageBreak/>
        <w:t>Full-Time Home Goals (FTHG)</w:t>
      </w:r>
      <w:bookmarkEnd w:id="12"/>
    </w:p>
    <w:p w14:paraId="6714D000" w14:textId="73E17031" w:rsidR="00C00E69" w:rsidRDefault="00782F40" w:rsidP="009F797E">
      <w:pPr>
        <w:jc w:val="both"/>
      </w:pPr>
      <w:r>
        <w:t>H</w:t>
      </w:r>
      <w:r w:rsidR="003963C0">
        <w:t xml:space="preserve">ome goals </w:t>
      </w:r>
      <w:r w:rsidR="002C32B8">
        <w:t xml:space="preserve">are analysed </w:t>
      </w:r>
      <w:r w:rsidR="00B1215A">
        <w:t>in</w:t>
      </w:r>
      <w:r w:rsidR="002C32B8">
        <w:t xml:space="preserve"> more </w:t>
      </w:r>
      <w:r w:rsidR="00B1215A">
        <w:t>detail</w:t>
      </w:r>
      <w:r w:rsidR="001535B5">
        <w:t xml:space="preserve"> because </w:t>
      </w:r>
      <w:r w:rsidR="00C43F8E">
        <w:t xml:space="preserve">FTHG </w:t>
      </w:r>
      <w:r w:rsidR="00076491">
        <w:t xml:space="preserve">will be checked in the second part of this </w:t>
      </w:r>
      <w:r w:rsidR="00463C94">
        <w:t xml:space="preserve">project. </w:t>
      </w:r>
      <w:r w:rsidR="00614B5C">
        <w:t>T</w:t>
      </w:r>
      <w:r w:rsidR="00614B5C">
        <w:t xml:space="preserve">he </w:t>
      </w:r>
      <w:r w:rsidR="00826DF5">
        <w:t xml:space="preserve">number of </w:t>
      </w:r>
      <w:r w:rsidR="00614B5C">
        <w:t>goals</w:t>
      </w:r>
      <w:r w:rsidR="00826DF5">
        <w:t xml:space="preserve"> per match</w:t>
      </w:r>
      <w:r w:rsidR="00614B5C">
        <w:t xml:space="preserve"> range</w:t>
      </w:r>
      <w:r w:rsidR="00671ED4">
        <w:t>s</w:t>
      </w:r>
      <w:r w:rsidR="00614B5C">
        <w:t xml:space="preserve"> from 0 to 9</w:t>
      </w:r>
      <w:r w:rsidR="00614B5C">
        <w:t>, t</w:t>
      </w:r>
      <w:r w:rsidR="00463C94">
        <w:t xml:space="preserve">he mean </w:t>
      </w:r>
      <w:r w:rsidR="00124469">
        <w:t xml:space="preserve">is </w:t>
      </w:r>
      <w:r w:rsidR="00DA7A2B">
        <w:t>1.56,</w:t>
      </w:r>
      <w:r w:rsidR="008928B5">
        <w:t xml:space="preserve"> the median </w:t>
      </w:r>
      <w:r w:rsidR="00DC0C93">
        <w:t>and</w:t>
      </w:r>
      <w:r w:rsidR="008928B5">
        <w:t xml:space="preserve"> the mode </w:t>
      </w:r>
      <w:r w:rsidR="00B1215A">
        <w:t>are</w:t>
      </w:r>
      <w:r w:rsidR="008928B5">
        <w:t xml:space="preserve"> 1</w:t>
      </w:r>
      <w:r w:rsidR="00614B5C">
        <w:t xml:space="preserve">, the variance </w:t>
      </w:r>
      <w:r w:rsidR="00671ED4">
        <w:t>is 1.72</w:t>
      </w:r>
      <w:r w:rsidR="00B1215A">
        <w:t>,</w:t>
      </w:r>
      <w:r w:rsidR="00F86350">
        <w:t xml:space="preserve"> and the standard deviation is 1.31. </w:t>
      </w:r>
      <w:r w:rsidR="005B7599">
        <w:t>In the graph below</w:t>
      </w:r>
      <w:r w:rsidR="00B1215A">
        <w:t>, which</w:t>
      </w:r>
      <w:r w:rsidR="007F1924">
        <w:t xml:space="preserve"> </w:t>
      </w:r>
      <w:proofErr w:type="gramStart"/>
      <w:r w:rsidR="002D44BC">
        <w:t>has to</w:t>
      </w:r>
      <w:proofErr w:type="gramEnd"/>
      <w:r w:rsidR="002D44BC">
        <w:t xml:space="preserve"> start from 0, </w:t>
      </w:r>
      <w:r w:rsidR="00B1215A">
        <w:t>the</w:t>
      </w:r>
      <w:r w:rsidR="002D44BC">
        <w:t xml:space="preserve"> 0 and 2 </w:t>
      </w:r>
      <w:r w:rsidR="00D6693A">
        <w:t xml:space="preserve">bars are </w:t>
      </w:r>
      <w:r w:rsidR="002D44BC">
        <w:t>similar</w:t>
      </w:r>
      <w:r w:rsidR="002E3B7B">
        <w:t>,</w:t>
      </w:r>
      <w:r w:rsidR="007F1924">
        <w:t xml:space="preserve"> and the biggest bar is </w:t>
      </w:r>
      <w:r w:rsidR="002E3B7B">
        <w:t>at</w:t>
      </w:r>
      <w:r w:rsidR="007F1924">
        <w:t xml:space="preserve"> 1 </w:t>
      </w:r>
      <w:r w:rsidR="002E3B7B">
        <w:t>goal</w:t>
      </w:r>
      <w:r w:rsidR="004C458D">
        <w:t xml:space="preserve">, but </w:t>
      </w:r>
      <w:r w:rsidR="00700961">
        <w:t>there are some matches with many goals</w:t>
      </w:r>
      <w:r w:rsidR="005803DB">
        <w:t xml:space="preserve">, which causes </w:t>
      </w:r>
      <w:r w:rsidR="008417D8">
        <w:t xml:space="preserve">a tail to </w:t>
      </w:r>
      <w:r w:rsidR="002E3B7B">
        <w:t>the</w:t>
      </w:r>
      <w:r w:rsidR="008417D8">
        <w:t xml:space="preserve"> right</w:t>
      </w:r>
      <w:r w:rsidR="003349B8">
        <w:t xml:space="preserve"> and makes the mean bigger than th</w:t>
      </w:r>
      <w:r w:rsidR="00255367">
        <w:t>e median.</w:t>
      </w:r>
    </w:p>
    <w:p w14:paraId="6E365C99" w14:textId="08988A6B" w:rsidR="00C00E69" w:rsidRDefault="00803832" w:rsidP="00082E2A">
      <w:pPr>
        <w:jc w:val="center"/>
      </w:pPr>
      <w:r>
        <w:rPr>
          <w:noProof/>
        </w:rPr>
        <w:drawing>
          <wp:inline distT="0" distB="0" distL="0" distR="0" wp14:anchorId="5E017658" wp14:editId="6B04B7B1">
            <wp:extent cx="5731510" cy="3896360"/>
            <wp:effectExtent l="0" t="0" r="2540" b="8890"/>
            <wp:docPr id="1888159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59947" name="Picture 1888159947"/>
                    <pic:cNvPicPr/>
                  </pic:nvPicPr>
                  <pic:blipFill>
                    <a:blip r:embed="rId17">
                      <a:extLst>
                        <a:ext uri="{28A0092B-C50C-407E-A947-70E740481C1C}">
                          <a14:useLocalDpi xmlns:a14="http://schemas.microsoft.com/office/drawing/2010/main" val="0"/>
                        </a:ext>
                      </a:extLst>
                    </a:blip>
                    <a:stretch>
                      <a:fillRect/>
                    </a:stretch>
                  </pic:blipFill>
                  <pic:spPr>
                    <a:xfrm>
                      <a:off x="0" y="0"/>
                      <a:ext cx="5731510" cy="3896360"/>
                    </a:xfrm>
                    <a:prstGeom prst="rect">
                      <a:avLst/>
                    </a:prstGeom>
                  </pic:spPr>
                </pic:pic>
              </a:graphicData>
            </a:graphic>
          </wp:inline>
        </w:drawing>
      </w:r>
    </w:p>
    <w:p w14:paraId="11B487E8" w14:textId="25664FA6" w:rsidR="005215A7" w:rsidRDefault="00F708F8" w:rsidP="002E3B7B">
      <w:pPr>
        <w:jc w:val="both"/>
      </w:pPr>
      <w:r>
        <w:t xml:space="preserve">The next graph </w:t>
      </w:r>
      <w:r w:rsidR="00EF6E71">
        <w:t>compares</w:t>
      </w:r>
      <w:r w:rsidR="00502416">
        <w:t xml:space="preserve"> the Number of goals between </w:t>
      </w:r>
      <w:proofErr w:type="gramStart"/>
      <w:r w:rsidR="00502416">
        <w:t>Home</w:t>
      </w:r>
      <w:proofErr w:type="gramEnd"/>
      <w:r w:rsidR="00502416">
        <w:t xml:space="preserve"> team</w:t>
      </w:r>
      <w:r w:rsidR="00880738">
        <w:t>s</w:t>
      </w:r>
      <w:r w:rsidR="00502416">
        <w:t xml:space="preserve"> and Away team</w:t>
      </w:r>
      <w:r w:rsidR="00880738">
        <w:t xml:space="preserve">s, and </w:t>
      </w:r>
      <w:r w:rsidR="002E3B7B">
        <w:t>I</w:t>
      </w:r>
      <w:r w:rsidR="00B03EC8">
        <w:t xml:space="preserve"> used</w:t>
      </w:r>
      <w:r w:rsidR="001835F2">
        <w:t xml:space="preserve"> the boxplot model because it is a good option to visualize</w:t>
      </w:r>
      <w:r w:rsidR="00880738">
        <w:t xml:space="preserve"> </w:t>
      </w:r>
      <w:r w:rsidR="00747493">
        <w:t>the</w:t>
      </w:r>
      <w:r w:rsidR="00880738">
        <w:t xml:space="preserve"> outliers</w:t>
      </w:r>
      <w:r w:rsidR="00747493">
        <w:t>.</w:t>
      </w:r>
      <w:r w:rsidR="006A22A3">
        <w:t xml:space="preserve"> The home team box goes from 1 to 2, while </w:t>
      </w:r>
      <w:r w:rsidR="000156D0">
        <w:t>away team box goes from 0 to 2</w:t>
      </w:r>
      <w:r w:rsidR="007553DC">
        <w:t xml:space="preserve">, what </w:t>
      </w:r>
      <w:r w:rsidR="0088633C">
        <w:t xml:space="preserve">expose another </w:t>
      </w:r>
      <w:r w:rsidR="0013396C">
        <w:t xml:space="preserve">advantage to play </w:t>
      </w:r>
      <w:r w:rsidR="00F34C14">
        <w:t>at home</w:t>
      </w:r>
      <w:r w:rsidR="00B02796">
        <w:t>.</w:t>
      </w:r>
    </w:p>
    <w:p w14:paraId="520D7D76" w14:textId="49E2F202" w:rsidR="00C00E69" w:rsidRPr="00C00E69" w:rsidRDefault="00082E2A" w:rsidP="00C406C6">
      <w:pPr>
        <w:jc w:val="center"/>
      </w:pPr>
      <w:r>
        <w:rPr>
          <w:noProof/>
        </w:rPr>
        <w:drawing>
          <wp:inline distT="0" distB="0" distL="0" distR="0" wp14:anchorId="06AF6FB3" wp14:editId="27B61379">
            <wp:extent cx="3695823" cy="2674620"/>
            <wp:effectExtent l="0" t="0" r="0" b="0"/>
            <wp:docPr id="8194293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29397" name="Picture 819429397"/>
                    <pic:cNvPicPr/>
                  </pic:nvPicPr>
                  <pic:blipFill>
                    <a:blip r:embed="rId18">
                      <a:extLst>
                        <a:ext uri="{28A0092B-C50C-407E-A947-70E740481C1C}">
                          <a14:useLocalDpi xmlns:a14="http://schemas.microsoft.com/office/drawing/2010/main" val="0"/>
                        </a:ext>
                      </a:extLst>
                    </a:blip>
                    <a:stretch>
                      <a:fillRect/>
                    </a:stretch>
                  </pic:blipFill>
                  <pic:spPr>
                    <a:xfrm>
                      <a:off x="0" y="0"/>
                      <a:ext cx="3731153" cy="2700188"/>
                    </a:xfrm>
                    <a:prstGeom prst="rect">
                      <a:avLst/>
                    </a:prstGeom>
                  </pic:spPr>
                </pic:pic>
              </a:graphicData>
            </a:graphic>
          </wp:inline>
        </w:drawing>
      </w:r>
    </w:p>
    <w:p w14:paraId="36BF7A93" w14:textId="3799D221" w:rsidR="00193B65" w:rsidRDefault="00D2123C" w:rsidP="00B03E97">
      <w:pPr>
        <w:pStyle w:val="Heading2"/>
        <w:rPr>
          <w:color w:val="000000" w:themeColor="text1"/>
        </w:rPr>
      </w:pPr>
      <w:bookmarkStart w:id="13" w:name="_Toc244101588"/>
      <w:r w:rsidRPr="000664F7">
        <w:rPr>
          <w:color w:val="000000" w:themeColor="text1"/>
        </w:rPr>
        <w:lastRenderedPageBreak/>
        <w:t>Data Quality</w:t>
      </w:r>
      <w:bookmarkEnd w:id="13"/>
    </w:p>
    <w:p w14:paraId="44DA76ED" w14:textId="012A5547" w:rsidR="002428B6" w:rsidRDefault="009C444F" w:rsidP="00E11B98">
      <w:pPr>
        <w:jc w:val="both"/>
      </w:pPr>
      <w:r>
        <w:t>In 3</w:t>
      </w:r>
      <w:r w:rsidR="0089480F">
        <w:t>,800 matches analysed</w:t>
      </w:r>
      <w:r w:rsidR="00E11B98">
        <w:t>,</w:t>
      </w:r>
      <w:r w:rsidR="0089480F">
        <w:t xml:space="preserve"> </w:t>
      </w:r>
      <w:r w:rsidR="007A0C49">
        <w:t xml:space="preserve">just 1 match </w:t>
      </w:r>
      <w:r w:rsidR="00E11B98">
        <w:t>had</w:t>
      </w:r>
      <w:r w:rsidR="007A0C49">
        <w:t xml:space="preserve"> 0 Home shots</w:t>
      </w:r>
      <w:r w:rsidR="00B3677C">
        <w:t xml:space="preserve">, just 1 match </w:t>
      </w:r>
      <w:r w:rsidR="00E11B98">
        <w:t>had</w:t>
      </w:r>
      <w:r w:rsidR="00B3677C">
        <w:t xml:space="preserve"> 0 Away shots</w:t>
      </w:r>
      <w:r w:rsidR="00E11B98">
        <w:t>,</w:t>
      </w:r>
      <w:r w:rsidR="00B3677C">
        <w:t xml:space="preserve"> </w:t>
      </w:r>
      <w:r w:rsidR="00D45F28">
        <w:t xml:space="preserve">and only 2 matches </w:t>
      </w:r>
      <w:r w:rsidR="00E11B98">
        <w:t>had</w:t>
      </w:r>
      <w:r w:rsidR="00D45F28">
        <w:t xml:space="preserve"> </w:t>
      </w:r>
      <w:r w:rsidR="00252996">
        <w:t xml:space="preserve">0 Home Faults. It could be a mistake when </w:t>
      </w:r>
      <w:r w:rsidR="00E83E5D">
        <w:t xml:space="preserve">it was registered or something very unusual </w:t>
      </w:r>
      <w:r w:rsidR="004C03A9">
        <w:t xml:space="preserve">happened, but it is a very small </w:t>
      </w:r>
      <w:r w:rsidR="00DD74C3">
        <w:t xml:space="preserve">record </w:t>
      </w:r>
      <w:r w:rsidR="003E1222">
        <w:t xml:space="preserve">to affect </w:t>
      </w:r>
      <w:r w:rsidR="00E11B98">
        <w:t>the</w:t>
      </w:r>
      <w:r w:rsidR="003E1222">
        <w:t xml:space="preserve"> data analysis</w:t>
      </w:r>
      <w:r w:rsidR="001D71DF">
        <w:t>. Therefore, this should not be a cause for concern.</w:t>
      </w:r>
    </w:p>
    <w:p w14:paraId="529495B6" w14:textId="101DC915" w:rsidR="002428B6" w:rsidRPr="002428B6" w:rsidRDefault="00CD214A" w:rsidP="00095426">
      <w:pPr>
        <w:jc w:val="center"/>
      </w:pPr>
      <w:r>
        <w:rPr>
          <w:noProof/>
        </w:rPr>
        <w:drawing>
          <wp:inline distT="0" distB="0" distL="0" distR="0" wp14:anchorId="65D150C9" wp14:editId="38298648">
            <wp:extent cx="5731510" cy="1135380"/>
            <wp:effectExtent l="0" t="0" r="2540" b="7620"/>
            <wp:docPr id="1997916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16570" name="Picture 1997916570"/>
                    <pic:cNvPicPr/>
                  </pic:nvPicPr>
                  <pic:blipFill>
                    <a:blip r:embed="rId19">
                      <a:extLst>
                        <a:ext uri="{28A0092B-C50C-407E-A947-70E740481C1C}">
                          <a14:useLocalDpi xmlns:a14="http://schemas.microsoft.com/office/drawing/2010/main" val="0"/>
                        </a:ext>
                      </a:extLst>
                    </a:blip>
                    <a:stretch>
                      <a:fillRect/>
                    </a:stretch>
                  </pic:blipFill>
                  <pic:spPr>
                    <a:xfrm>
                      <a:off x="0" y="0"/>
                      <a:ext cx="5731510" cy="1135380"/>
                    </a:xfrm>
                    <a:prstGeom prst="rect">
                      <a:avLst/>
                    </a:prstGeom>
                  </pic:spPr>
                </pic:pic>
              </a:graphicData>
            </a:graphic>
          </wp:inline>
        </w:drawing>
      </w:r>
    </w:p>
    <w:p w14:paraId="1666F5A7" w14:textId="7A6A1A73" w:rsidR="00D2123C" w:rsidRPr="000664F7" w:rsidRDefault="00D2123C" w:rsidP="00DD4FDC">
      <w:pPr>
        <w:pStyle w:val="Heading1"/>
        <w:rPr>
          <w:color w:val="000000" w:themeColor="text1"/>
        </w:rPr>
      </w:pPr>
      <w:hyperlink w:anchor="_heading=h.2et92p0">
        <w:bookmarkStart w:id="14" w:name="_Toc244101589"/>
        <w:r w:rsidRPr="000664F7">
          <w:rPr>
            <w:color w:val="000000" w:themeColor="text1"/>
          </w:rPr>
          <w:t>Binomial and Poisson Distribution</w:t>
        </w:r>
        <w:bookmarkEnd w:id="14"/>
      </w:hyperlink>
    </w:p>
    <w:p w14:paraId="52F224DB" w14:textId="48EF1943" w:rsidR="008507C0" w:rsidRDefault="00D2123C" w:rsidP="00DD4FDC">
      <w:pPr>
        <w:pStyle w:val="Heading2"/>
        <w:rPr>
          <w:color w:val="000000" w:themeColor="text1"/>
        </w:rPr>
      </w:pPr>
      <w:bookmarkStart w:id="15" w:name="_Toc244101590"/>
      <w:r w:rsidRPr="000664F7">
        <w:rPr>
          <w:color w:val="000000" w:themeColor="text1"/>
        </w:rPr>
        <w:t>Binomial Distribution: Home Win</w:t>
      </w:r>
      <w:bookmarkEnd w:id="15"/>
    </w:p>
    <w:p w14:paraId="52BB5671" w14:textId="5D6BC1D5" w:rsidR="00B4162D" w:rsidRDefault="00171E40" w:rsidP="00E11B98">
      <w:pPr>
        <w:jc w:val="both"/>
      </w:pPr>
      <w:r>
        <w:t xml:space="preserve">The Binomial Distribution counts the number of </w:t>
      </w:r>
      <w:r w:rsidR="00E11B98">
        <w:t>successes</w:t>
      </w:r>
      <w:r>
        <w:t xml:space="preserve"> (k) </w:t>
      </w:r>
      <w:r w:rsidR="00067B21">
        <w:t xml:space="preserve">in a </w:t>
      </w:r>
      <w:r w:rsidR="00E11B98">
        <w:t>fixed number</w:t>
      </w:r>
      <w:r w:rsidR="00067B21">
        <w:t xml:space="preserve"> of trials (n)</w:t>
      </w:r>
      <w:r w:rsidR="00E44DDF">
        <w:t xml:space="preserve">, when each trial has </w:t>
      </w:r>
      <w:r w:rsidR="00514334">
        <w:t xml:space="preserve">only 2 results with the same </w:t>
      </w:r>
      <w:r w:rsidR="00A420B7">
        <w:t xml:space="preserve">chances of success (p). </w:t>
      </w:r>
      <w:r w:rsidR="00B4162D">
        <w:t>In this case</w:t>
      </w:r>
      <w:r w:rsidR="00E11B98">
        <w:t>,</w:t>
      </w:r>
      <w:r w:rsidR="00B4162D">
        <w:t xml:space="preserve"> one trial is one match</w:t>
      </w:r>
      <w:r w:rsidR="00E11B98">
        <w:t>,</w:t>
      </w:r>
      <w:r w:rsidR="00B4162D">
        <w:t xml:space="preserve"> </w:t>
      </w:r>
      <w:r w:rsidR="00C00763">
        <w:t>and one su</w:t>
      </w:r>
      <w:r w:rsidR="00427048">
        <w:t xml:space="preserve">ccess is one Home Win, while </w:t>
      </w:r>
      <w:r w:rsidR="00006A85">
        <w:t>Away and Draw are unified</w:t>
      </w:r>
      <w:r w:rsidR="00B074AE">
        <w:t xml:space="preserve"> to be </w:t>
      </w:r>
      <w:r w:rsidR="0054741F">
        <w:t>“</w:t>
      </w:r>
      <w:r w:rsidR="00761C9D">
        <w:t>Home Does Not Win”</w:t>
      </w:r>
      <w:r w:rsidR="007F5B88">
        <w:t xml:space="preserve">. For that was used </w:t>
      </w:r>
      <w:r w:rsidR="0035632D">
        <w:t>p=0.446</w:t>
      </w:r>
      <w:r w:rsidR="00C75CCE">
        <w:t xml:space="preserve"> (chances of home win)</w:t>
      </w:r>
      <w:r w:rsidR="0035632D">
        <w:t xml:space="preserve">, </w:t>
      </w:r>
      <w:r w:rsidR="00C75CCE">
        <w:t xml:space="preserve">n=10 (number of </w:t>
      </w:r>
      <w:r w:rsidR="00D3365D">
        <w:t>matches</w:t>
      </w:r>
      <w:r w:rsidR="00C75CCE">
        <w:t>)</w:t>
      </w:r>
      <w:r w:rsidR="00D3365D">
        <w:t xml:space="preserve">. The most probable value </w:t>
      </w:r>
      <w:r w:rsidR="00BB15AF">
        <w:t>is 4 Home Wins in 10 matches</w:t>
      </w:r>
      <w:r w:rsidR="00F64C80">
        <w:t xml:space="preserve"> and after that 5 Home Wins</w:t>
      </w:r>
      <w:r w:rsidR="00CF7C22">
        <w:t>, and t</w:t>
      </w:r>
      <w:r w:rsidR="00B6278A">
        <w:t xml:space="preserve">he model </w:t>
      </w:r>
      <w:r w:rsidR="002E60FF">
        <w:t xml:space="preserve">predict than 0 or 10 </w:t>
      </w:r>
      <w:r w:rsidR="00CF7C22">
        <w:t>Home Wins is very rare</w:t>
      </w:r>
      <w:r w:rsidR="0055402B">
        <w:t xml:space="preserve">, the expected value is 4.46 Home Wins (10 </w:t>
      </w:r>
      <w:r w:rsidR="00DA02AB">
        <w:t>x</w:t>
      </w:r>
      <w:r w:rsidR="0055402B">
        <w:t xml:space="preserve"> 0.446</w:t>
      </w:r>
      <w:proofErr w:type="gramStart"/>
      <w:r w:rsidR="00DA02AB">
        <w:t>)</w:t>
      </w:r>
      <w:proofErr w:type="gramEnd"/>
      <w:r w:rsidR="00DA02AB">
        <w:t xml:space="preserve"> and the Standard Deviation is 1.57</w:t>
      </w:r>
      <w:r w:rsidR="00E26128">
        <w:t>.</w:t>
      </w:r>
    </w:p>
    <w:p w14:paraId="219DFF36" w14:textId="6DBD06B1" w:rsidR="00E26128" w:rsidRDefault="00917A0F" w:rsidP="00917A0F">
      <w:pPr>
        <w:jc w:val="center"/>
      </w:pPr>
      <w:r>
        <w:rPr>
          <w:noProof/>
        </w:rPr>
        <w:drawing>
          <wp:inline distT="0" distB="0" distL="0" distR="0" wp14:anchorId="07B69855" wp14:editId="40380CD5">
            <wp:extent cx="4893221" cy="3550920"/>
            <wp:effectExtent l="0" t="0" r="3175" b="0"/>
            <wp:docPr id="10491478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47831" name="Picture 1049147831"/>
                    <pic:cNvPicPr/>
                  </pic:nvPicPr>
                  <pic:blipFill>
                    <a:blip r:embed="rId20">
                      <a:extLst>
                        <a:ext uri="{28A0092B-C50C-407E-A947-70E740481C1C}">
                          <a14:useLocalDpi xmlns:a14="http://schemas.microsoft.com/office/drawing/2010/main" val="0"/>
                        </a:ext>
                      </a:extLst>
                    </a:blip>
                    <a:stretch>
                      <a:fillRect/>
                    </a:stretch>
                  </pic:blipFill>
                  <pic:spPr>
                    <a:xfrm>
                      <a:off x="0" y="0"/>
                      <a:ext cx="4907046" cy="3560952"/>
                    </a:xfrm>
                    <a:prstGeom prst="rect">
                      <a:avLst/>
                    </a:prstGeom>
                  </pic:spPr>
                </pic:pic>
              </a:graphicData>
            </a:graphic>
          </wp:inline>
        </w:drawing>
      </w:r>
    </w:p>
    <w:p w14:paraId="4F75A2E2" w14:textId="77777777" w:rsidR="00095426" w:rsidRDefault="00095426" w:rsidP="00095426"/>
    <w:p w14:paraId="0A57397F" w14:textId="77777777" w:rsidR="00095426" w:rsidRPr="00095426" w:rsidRDefault="00095426" w:rsidP="00095426"/>
    <w:p w14:paraId="201D483C" w14:textId="77777777" w:rsidR="0042179C" w:rsidRDefault="0042179C" w:rsidP="00DD4FDC">
      <w:pPr>
        <w:pStyle w:val="Heading2"/>
        <w:rPr>
          <w:color w:val="000000" w:themeColor="text1"/>
        </w:rPr>
      </w:pPr>
      <w:bookmarkStart w:id="16" w:name="_Toc244101591"/>
      <w:r w:rsidRPr="000664F7">
        <w:rPr>
          <w:color w:val="000000" w:themeColor="text1"/>
        </w:rPr>
        <w:lastRenderedPageBreak/>
        <w:t>Poisson Distribution: Home Goals</w:t>
      </w:r>
      <w:bookmarkEnd w:id="16"/>
    </w:p>
    <w:p w14:paraId="7F631295" w14:textId="68C7B5A9" w:rsidR="005E40AA" w:rsidRDefault="00855B35" w:rsidP="00D66950">
      <w:pPr>
        <w:jc w:val="both"/>
      </w:pPr>
      <w:r>
        <w:t xml:space="preserve">The </w:t>
      </w:r>
      <w:r w:rsidR="005B403E">
        <w:t>P</w:t>
      </w:r>
      <w:r>
        <w:t xml:space="preserve">oisson Distribution </w:t>
      </w:r>
      <w:r w:rsidR="005B61A5">
        <w:t xml:space="preserve">count how many times </w:t>
      </w:r>
      <w:proofErr w:type="gramStart"/>
      <w:r w:rsidR="005B61A5">
        <w:t>a</w:t>
      </w:r>
      <w:proofErr w:type="gramEnd"/>
      <w:r w:rsidR="005B61A5">
        <w:t xml:space="preserve"> event happens in a </w:t>
      </w:r>
      <w:r w:rsidR="00A8269F">
        <w:t>fixed interval</w:t>
      </w:r>
      <w:r w:rsidR="00380C49">
        <w:t xml:space="preserve">, </w:t>
      </w:r>
      <w:r w:rsidR="00383398">
        <w:t>being</w:t>
      </w:r>
      <w:r w:rsidR="00380C49">
        <w:t xml:space="preserve"> this events </w:t>
      </w:r>
      <w:r w:rsidR="00CD6F41">
        <w:t xml:space="preserve">independent and occurs </w:t>
      </w:r>
      <w:r w:rsidR="00D820C8">
        <w:t xml:space="preserve">in a </w:t>
      </w:r>
      <w:r w:rsidR="0044502A">
        <w:t>constant average.</w:t>
      </w:r>
      <w:r w:rsidR="00383398">
        <w:t xml:space="preserve"> Whe</w:t>
      </w:r>
      <w:r w:rsidR="00440ADF">
        <w:t>re</w:t>
      </w:r>
      <w:r w:rsidR="005C509C">
        <w:t xml:space="preserve"> the mean and the variance are the same</w:t>
      </w:r>
      <w:r w:rsidR="005A23E7">
        <w:t xml:space="preserve"> and </w:t>
      </w:r>
      <w:r w:rsidR="007D2E26">
        <w:t xml:space="preserve">both equal </w:t>
      </w:r>
      <w:proofErr w:type="gramStart"/>
      <w:r w:rsidR="007D2E26">
        <w:t>lambda</w:t>
      </w:r>
      <w:proofErr w:type="gramEnd"/>
      <w:r w:rsidR="005C509C">
        <w:t>.</w:t>
      </w:r>
      <w:r w:rsidR="00403D65">
        <w:t xml:space="preserve"> In this case</w:t>
      </w:r>
      <w:r w:rsidR="00D66950">
        <w:t>,</w:t>
      </w:r>
      <w:r w:rsidR="00266C62">
        <w:t xml:space="preserve"> the </w:t>
      </w:r>
      <w:proofErr w:type="gramStart"/>
      <w:r w:rsidR="00266C62">
        <w:t>Home</w:t>
      </w:r>
      <w:proofErr w:type="gramEnd"/>
      <w:r w:rsidR="00266C62">
        <w:t xml:space="preserve"> goals (the event</w:t>
      </w:r>
      <w:r w:rsidR="00235873">
        <w:t xml:space="preserve">) </w:t>
      </w:r>
      <w:proofErr w:type="gramStart"/>
      <w:r w:rsidR="00D66950">
        <w:t>was</w:t>
      </w:r>
      <w:proofErr w:type="gramEnd"/>
      <w:r w:rsidR="00D66950">
        <w:t xml:space="preserve"> analysed </w:t>
      </w:r>
      <w:r w:rsidR="00235873">
        <w:t>per match (fixed interval)</w:t>
      </w:r>
      <w:r w:rsidR="008E2A0D">
        <w:t xml:space="preserve">. </w:t>
      </w:r>
      <w:r w:rsidR="00FF2006">
        <w:t>The mean – 1.56 and the variance</w:t>
      </w:r>
      <w:r w:rsidR="001243BE">
        <w:t xml:space="preserve"> -</w:t>
      </w:r>
      <w:r w:rsidR="00FF2006">
        <w:t xml:space="preserve"> 1.72 are close</w:t>
      </w:r>
      <w:r w:rsidR="00B74F4C">
        <w:t xml:space="preserve">, </w:t>
      </w:r>
      <w:r w:rsidR="00D66950">
        <w:t>which supports</w:t>
      </w:r>
      <w:r w:rsidR="00B74F4C">
        <w:t xml:space="preserve"> this choice.</w:t>
      </w:r>
      <w:r w:rsidR="00B961F0">
        <w:t xml:space="preserve"> </w:t>
      </w:r>
      <w:r w:rsidR="00BF1EC9">
        <w:t>The most probable result is 1 Home goal</w:t>
      </w:r>
      <w:r w:rsidR="00F46F9C">
        <w:t xml:space="preserve">, after 2 Home goals and after that 0 </w:t>
      </w:r>
      <w:r w:rsidR="002A6ECE">
        <w:t xml:space="preserve">Home </w:t>
      </w:r>
      <w:r w:rsidR="00F46F9C">
        <w:t>goal</w:t>
      </w:r>
      <w:r w:rsidR="002A6ECE">
        <w:t>s.</w:t>
      </w:r>
    </w:p>
    <w:p w14:paraId="73F949A2" w14:textId="004D6841" w:rsidR="001243BE" w:rsidRDefault="0037665E" w:rsidP="0037665E">
      <w:pPr>
        <w:jc w:val="center"/>
      </w:pPr>
      <w:r>
        <w:rPr>
          <w:noProof/>
        </w:rPr>
        <w:drawing>
          <wp:inline distT="0" distB="0" distL="0" distR="0" wp14:anchorId="34A538DE" wp14:editId="7EE3AFBF">
            <wp:extent cx="5105400" cy="3731478"/>
            <wp:effectExtent l="0" t="0" r="0" b="2540"/>
            <wp:docPr id="2007117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17942" name="Picture 2007117942"/>
                    <pic:cNvPicPr/>
                  </pic:nvPicPr>
                  <pic:blipFill>
                    <a:blip r:embed="rId21">
                      <a:extLst>
                        <a:ext uri="{28A0092B-C50C-407E-A947-70E740481C1C}">
                          <a14:useLocalDpi xmlns:a14="http://schemas.microsoft.com/office/drawing/2010/main" val="0"/>
                        </a:ext>
                      </a:extLst>
                    </a:blip>
                    <a:stretch>
                      <a:fillRect/>
                    </a:stretch>
                  </pic:blipFill>
                  <pic:spPr>
                    <a:xfrm>
                      <a:off x="0" y="0"/>
                      <a:ext cx="5120058" cy="3742192"/>
                    </a:xfrm>
                    <a:prstGeom prst="rect">
                      <a:avLst/>
                    </a:prstGeom>
                  </pic:spPr>
                </pic:pic>
              </a:graphicData>
            </a:graphic>
          </wp:inline>
        </w:drawing>
      </w:r>
    </w:p>
    <w:p w14:paraId="3F47C81D" w14:textId="77777777" w:rsidR="00855B35" w:rsidRPr="00855B35" w:rsidRDefault="00855B35" w:rsidP="00855B35"/>
    <w:p w14:paraId="7310E2FC" w14:textId="4DFA8DC3" w:rsidR="008507C0" w:rsidRDefault="0042179C" w:rsidP="00DD4FDC">
      <w:pPr>
        <w:pStyle w:val="Heading2"/>
        <w:rPr>
          <w:color w:val="000000" w:themeColor="text1"/>
        </w:rPr>
      </w:pPr>
      <w:bookmarkStart w:id="17" w:name="_Toc244101592"/>
      <w:r w:rsidRPr="000664F7">
        <w:rPr>
          <w:color w:val="000000" w:themeColor="text1"/>
        </w:rPr>
        <w:t>Large Samples</w:t>
      </w:r>
      <w:bookmarkEnd w:id="17"/>
    </w:p>
    <w:p w14:paraId="393C80D3" w14:textId="3DC92B59" w:rsidR="00793107" w:rsidRDefault="00DC50E7" w:rsidP="00D66950">
      <w:pPr>
        <w:jc w:val="both"/>
      </w:pPr>
      <w:r>
        <w:t>To work with Large Samples p was kept</w:t>
      </w:r>
      <w:r w:rsidR="00D66950">
        <w:t>,</w:t>
      </w:r>
      <w:r>
        <w:t xml:space="preserve"> </w:t>
      </w:r>
      <w:r w:rsidR="000D1B4E">
        <w:t xml:space="preserve">and the number of events was </w:t>
      </w:r>
      <w:r w:rsidR="00274D34">
        <w:t>increased</w:t>
      </w:r>
      <w:r w:rsidR="000D1B4E">
        <w:t xml:space="preserve"> for </w:t>
      </w:r>
      <w:r w:rsidR="00274D34">
        <w:t>5, 10, 30</w:t>
      </w:r>
      <w:r w:rsidR="00D66950">
        <w:t>,</w:t>
      </w:r>
      <w:r w:rsidR="00274D34">
        <w:t xml:space="preserve"> and 100 matches. </w:t>
      </w:r>
      <w:r w:rsidR="005E6DD2">
        <w:t xml:space="preserve">The </w:t>
      </w:r>
      <w:r w:rsidR="0010315E">
        <w:t>centre</w:t>
      </w:r>
      <w:r w:rsidR="00980A8E">
        <w:t xml:space="preserve"> of the </w:t>
      </w:r>
      <w:r w:rsidR="0010315E">
        <w:t>graph moves</w:t>
      </w:r>
      <w:r w:rsidR="0084239F">
        <w:t xml:space="preserve"> to the right because the mean </w:t>
      </w:r>
      <w:r w:rsidR="00D66950">
        <w:t>increases</w:t>
      </w:r>
      <w:r w:rsidR="0084239F">
        <w:t xml:space="preserve"> </w:t>
      </w:r>
      <w:r w:rsidR="00791AC4">
        <w:t>for 2, 4, 13</w:t>
      </w:r>
      <w:r w:rsidR="00D82169">
        <w:t xml:space="preserve"> and 44</w:t>
      </w:r>
      <w:r w:rsidR="00D66950">
        <w:t>,</w:t>
      </w:r>
      <w:r w:rsidR="002E65D0">
        <w:t xml:space="preserve"> and it makes the</w:t>
      </w:r>
      <w:r w:rsidR="005E0C8E">
        <w:t xml:space="preserve"> shape </w:t>
      </w:r>
      <w:r w:rsidR="00D66950">
        <w:t>become</w:t>
      </w:r>
      <w:r w:rsidR="005E0C8E">
        <w:t xml:space="preserve"> </w:t>
      </w:r>
      <w:r w:rsidR="002E65D0">
        <w:t>much more</w:t>
      </w:r>
      <w:r w:rsidR="00A47B34">
        <w:t xml:space="preserve"> </w:t>
      </w:r>
      <w:proofErr w:type="gramStart"/>
      <w:r w:rsidR="00A47B34">
        <w:t xml:space="preserve">similar </w:t>
      </w:r>
      <w:r w:rsidR="002E65D0">
        <w:t>to</w:t>
      </w:r>
      <w:proofErr w:type="gramEnd"/>
      <w:r w:rsidR="002E65D0">
        <w:t xml:space="preserve"> a</w:t>
      </w:r>
      <w:r w:rsidR="00A47B34">
        <w:t xml:space="preserve"> normal distribution.</w:t>
      </w:r>
    </w:p>
    <w:p w14:paraId="7783443E" w14:textId="6C3F9202" w:rsidR="00F5577E" w:rsidRDefault="00F5577E" w:rsidP="00D66950">
      <w:pPr>
        <w:jc w:val="both"/>
      </w:pPr>
      <w:r>
        <w:t xml:space="preserve">In Poisson, the interval that was 1 </w:t>
      </w:r>
      <w:r w:rsidR="00D66950">
        <w:t>increased</w:t>
      </w:r>
      <w:r>
        <w:t xml:space="preserve"> to 10</w:t>
      </w:r>
      <w:r w:rsidR="00164619">
        <w:t xml:space="preserve">, and the </w:t>
      </w:r>
      <w:r w:rsidR="00C82A9B">
        <w:t>mean</w:t>
      </w:r>
      <w:r w:rsidR="00164619">
        <w:t xml:space="preserve"> that was 1.</w:t>
      </w:r>
      <w:r w:rsidR="007A732F">
        <w:t>55</w:t>
      </w:r>
      <w:r w:rsidR="00C82A9B">
        <w:t xml:space="preserve">5 </w:t>
      </w:r>
      <w:r w:rsidR="005E29ED">
        <w:t>x 10 goes to 15.55</w:t>
      </w:r>
      <w:r w:rsidR="001B0EDB">
        <w:t>, and the peak that was 1 goes to 15 goals</w:t>
      </w:r>
      <w:r w:rsidR="009F0592">
        <w:t xml:space="preserve">, </w:t>
      </w:r>
      <w:r w:rsidR="00D66950">
        <w:t>which</w:t>
      </w:r>
      <w:r w:rsidR="009F0592">
        <w:t xml:space="preserve"> makes the asymmetry almost </w:t>
      </w:r>
      <w:r w:rsidR="00FA29C9">
        <w:t>disappear. Therefore</w:t>
      </w:r>
      <w:r w:rsidR="00D66950">
        <w:t>,</w:t>
      </w:r>
      <w:r w:rsidR="00FA29C9">
        <w:t xml:space="preserve"> Large Samples in both cases </w:t>
      </w:r>
      <w:r w:rsidR="00624CE7">
        <w:t xml:space="preserve">cause </w:t>
      </w:r>
      <w:r w:rsidR="00725142">
        <w:t>the graphs</w:t>
      </w:r>
      <w:r w:rsidR="00E87A37">
        <w:t xml:space="preserve"> </w:t>
      </w:r>
      <w:r w:rsidR="00D66950">
        <w:t>to approximate</w:t>
      </w:r>
      <w:r w:rsidR="00E87A37">
        <w:t xml:space="preserve"> a </w:t>
      </w:r>
      <w:proofErr w:type="gramStart"/>
      <w:r w:rsidR="00760A85">
        <w:t>Normal</w:t>
      </w:r>
      <w:proofErr w:type="gramEnd"/>
      <w:r w:rsidR="00760A85">
        <w:t xml:space="preserve"> shape.</w:t>
      </w:r>
    </w:p>
    <w:p w14:paraId="030971D0" w14:textId="37C48CF4" w:rsidR="00760A85" w:rsidRDefault="00424FC3" w:rsidP="00793107">
      <w:r>
        <w:rPr>
          <w:noProof/>
        </w:rPr>
        <w:lastRenderedPageBreak/>
        <w:drawing>
          <wp:inline distT="0" distB="0" distL="0" distR="0" wp14:anchorId="0A60425D" wp14:editId="7FD6CCF9">
            <wp:extent cx="5731510" cy="2339975"/>
            <wp:effectExtent l="0" t="0" r="2540" b="3175"/>
            <wp:docPr id="17108554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55403" name="Picture 17108554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339975"/>
                    </a:xfrm>
                    <a:prstGeom prst="rect">
                      <a:avLst/>
                    </a:prstGeom>
                  </pic:spPr>
                </pic:pic>
              </a:graphicData>
            </a:graphic>
          </wp:inline>
        </w:drawing>
      </w:r>
    </w:p>
    <w:p w14:paraId="046F720E" w14:textId="32691E83" w:rsidR="00C67C54" w:rsidRDefault="009655D2" w:rsidP="00793107">
      <w:r>
        <w:rPr>
          <w:noProof/>
        </w:rPr>
        <w:drawing>
          <wp:inline distT="0" distB="0" distL="0" distR="0" wp14:anchorId="05C45778" wp14:editId="48CDFB4F">
            <wp:extent cx="5731510" cy="2322830"/>
            <wp:effectExtent l="0" t="0" r="2540" b="1270"/>
            <wp:docPr id="9215592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59224" name="Picture 92155922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322830"/>
                    </a:xfrm>
                    <a:prstGeom prst="rect">
                      <a:avLst/>
                    </a:prstGeom>
                  </pic:spPr>
                </pic:pic>
              </a:graphicData>
            </a:graphic>
          </wp:inline>
        </w:drawing>
      </w:r>
    </w:p>
    <w:p w14:paraId="1F881772" w14:textId="5A6160B1" w:rsidR="009655D2" w:rsidRDefault="00A9544A" w:rsidP="00A9544A">
      <w:pPr>
        <w:jc w:val="center"/>
      </w:pPr>
      <w:r>
        <w:rPr>
          <w:noProof/>
        </w:rPr>
        <w:drawing>
          <wp:inline distT="0" distB="0" distL="0" distR="0" wp14:anchorId="64C74CBA" wp14:editId="228D6C0D">
            <wp:extent cx="3810000" cy="2725589"/>
            <wp:effectExtent l="0" t="0" r="0" b="0"/>
            <wp:docPr id="6546249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24904" name="Picture 14"/>
                    <pic:cNvPicPr/>
                  </pic:nvPicPr>
                  <pic:blipFill>
                    <a:blip r:embed="rId24">
                      <a:extLst>
                        <a:ext uri="{28A0092B-C50C-407E-A947-70E740481C1C}">
                          <a14:useLocalDpi xmlns:a14="http://schemas.microsoft.com/office/drawing/2010/main" val="0"/>
                        </a:ext>
                      </a:extLst>
                    </a:blip>
                    <a:stretch>
                      <a:fillRect/>
                    </a:stretch>
                  </pic:blipFill>
                  <pic:spPr>
                    <a:xfrm>
                      <a:off x="0" y="0"/>
                      <a:ext cx="3810000" cy="2725589"/>
                    </a:xfrm>
                    <a:prstGeom prst="rect">
                      <a:avLst/>
                    </a:prstGeom>
                  </pic:spPr>
                </pic:pic>
              </a:graphicData>
            </a:graphic>
          </wp:inline>
        </w:drawing>
      </w:r>
    </w:p>
    <w:p w14:paraId="3025FF4A" w14:textId="77777777" w:rsidR="00793107" w:rsidRDefault="00793107" w:rsidP="00793107"/>
    <w:p w14:paraId="3A641BF2" w14:textId="77777777" w:rsidR="00793107" w:rsidRDefault="00793107" w:rsidP="00793107"/>
    <w:p w14:paraId="0070BB27" w14:textId="77777777" w:rsidR="00793107" w:rsidRDefault="00793107" w:rsidP="00793107"/>
    <w:p w14:paraId="40D5656D" w14:textId="77777777" w:rsidR="00793107" w:rsidRPr="00793107" w:rsidRDefault="00793107" w:rsidP="00793107"/>
    <w:p w14:paraId="73C75390" w14:textId="4A933CAC" w:rsidR="008507C0" w:rsidRDefault="0042179C" w:rsidP="00DD4FDC">
      <w:pPr>
        <w:pStyle w:val="Heading1"/>
        <w:rPr>
          <w:color w:val="000000" w:themeColor="text1"/>
        </w:rPr>
      </w:pPr>
      <w:bookmarkStart w:id="18" w:name="_Toc244101593"/>
      <w:r w:rsidRPr="000664F7">
        <w:rPr>
          <w:color w:val="000000" w:themeColor="text1"/>
        </w:rPr>
        <w:lastRenderedPageBreak/>
        <w:t>Normal Distribution</w:t>
      </w:r>
      <w:bookmarkEnd w:id="18"/>
    </w:p>
    <w:p w14:paraId="3854F50A" w14:textId="3D854F02" w:rsidR="00B64899" w:rsidRDefault="00E13EA6" w:rsidP="00D66950">
      <w:pPr>
        <w:jc w:val="both"/>
      </w:pPr>
      <w:r>
        <w:t xml:space="preserve">The normal distribution is </w:t>
      </w:r>
      <w:r w:rsidR="0061452F">
        <w:t>symmetric,</w:t>
      </w:r>
      <w:r>
        <w:t xml:space="preserve"> </w:t>
      </w:r>
      <w:r w:rsidR="00AA2D8A">
        <w:t xml:space="preserve">and it has a bell shape. </w:t>
      </w:r>
      <w:r w:rsidR="0061452F">
        <w:t xml:space="preserve">The </w:t>
      </w:r>
      <w:r w:rsidR="004D23F6">
        <w:t xml:space="preserve">Home shots </w:t>
      </w:r>
      <w:r w:rsidR="00D66950">
        <w:t>were</w:t>
      </w:r>
      <w:r w:rsidR="004D23F6">
        <w:t xml:space="preserve"> chosen to be applied in this distribution because the goals </w:t>
      </w:r>
      <w:r w:rsidR="00D66950">
        <w:t>don’t</w:t>
      </w:r>
      <w:r w:rsidR="004D23F6">
        <w:t xml:space="preserve"> fit well</w:t>
      </w:r>
      <w:r w:rsidR="00FB760F">
        <w:t xml:space="preserve"> (</w:t>
      </w:r>
      <w:proofErr w:type="gramStart"/>
      <w:r w:rsidR="00D66950">
        <w:t xml:space="preserve">the </w:t>
      </w:r>
      <w:r w:rsidR="00FB760F">
        <w:t>majority of</w:t>
      </w:r>
      <w:proofErr w:type="gramEnd"/>
      <w:r w:rsidR="00FB760F">
        <w:t xml:space="preserve"> the matches </w:t>
      </w:r>
      <w:r w:rsidR="00D66950">
        <w:t>are</w:t>
      </w:r>
      <w:r w:rsidR="00FB760F">
        <w:t xml:space="preserve"> scored between 0 </w:t>
      </w:r>
      <w:r w:rsidR="00D66950">
        <w:t>and</w:t>
      </w:r>
      <w:r w:rsidR="00FB760F">
        <w:t xml:space="preserve"> </w:t>
      </w:r>
      <w:r w:rsidR="007B2AFB">
        <w:t xml:space="preserve">2 goals), while shots </w:t>
      </w:r>
      <w:r w:rsidR="00D66950">
        <w:t>have</w:t>
      </w:r>
      <w:r w:rsidR="007B2AFB">
        <w:t xml:space="preserve"> a mean bigger and many different values </w:t>
      </w:r>
      <w:r w:rsidR="00295D69">
        <w:t xml:space="preserve">are possible. </w:t>
      </w:r>
      <w:r w:rsidR="00CF0855">
        <w:t>And the mean is very close to the median</w:t>
      </w:r>
      <w:r w:rsidR="00C13813">
        <w:t>, the standard deviation in the home shots is 5.69</w:t>
      </w:r>
      <w:r w:rsidR="00E74A7F">
        <w:t xml:space="preserve"> and </w:t>
      </w:r>
      <w:r w:rsidR="00D66950">
        <w:t xml:space="preserve">the </w:t>
      </w:r>
      <w:r w:rsidR="00E74A7F">
        <w:t xml:space="preserve">skewness is 0.6. </w:t>
      </w:r>
      <w:r w:rsidR="005624B3">
        <w:t>Therefore,</w:t>
      </w:r>
      <w:r w:rsidR="00E74A7F">
        <w:t xml:space="preserve"> there is a shape </w:t>
      </w:r>
      <w:proofErr w:type="gramStart"/>
      <w:r w:rsidR="00E74A7F">
        <w:t>bell</w:t>
      </w:r>
      <w:proofErr w:type="gramEnd"/>
      <w:r w:rsidR="00E74A7F">
        <w:t xml:space="preserve"> and the peak of shots is </w:t>
      </w:r>
      <w:r w:rsidR="001A1D06">
        <w:t xml:space="preserve">close </w:t>
      </w:r>
      <w:r w:rsidR="00CA145D">
        <w:t>14</w:t>
      </w:r>
      <w:r w:rsidR="005624B3">
        <w:t>, b</w:t>
      </w:r>
      <w:r w:rsidR="00CA145D">
        <w:t xml:space="preserve">ut there is a tail to the right yet, </w:t>
      </w:r>
      <w:r w:rsidR="004838F5">
        <w:t xml:space="preserve">because some matches </w:t>
      </w:r>
      <w:proofErr w:type="gramStart"/>
      <w:r w:rsidR="004838F5">
        <w:t>has</w:t>
      </w:r>
      <w:proofErr w:type="gramEnd"/>
      <w:r w:rsidR="004838F5">
        <w:t xml:space="preserve"> many shot</w:t>
      </w:r>
      <w:r w:rsidR="00D071E2">
        <w:t>s than the usual</w:t>
      </w:r>
      <w:r w:rsidR="00503EA8">
        <w:t>, so the home shots are approximately normal</w:t>
      </w:r>
      <w:r w:rsidR="00AA4111">
        <w:t xml:space="preserve">, however there is a moderate </w:t>
      </w:r>
      <w:r w:rsidR="008D1C86">
        <w:t>asymmetry to the right.</w:t>
      </w:r>
    </w:p>
    <w:p w14:paraId="60ABCDEC" w14:textId="5957AC29" w:rsidR="00827F31" w:rsidRDefault="00827F31" w:rsidP="00CC3AD0">
      <w:pPr>
        <w:jc w:val="center"/>
      </w:pPr>
      <w:r>
        <w:rPr>
          <w:noProof/>
        </w:rPr>
        <w:drawing>
          <wp:inline distT="0" distB="0" distL="0" distR="0" wp14:anchorId="137489CC" wp14:editId="699CFF2A">
            <wp:extent cx="5731510" cy="4434840"/>
            <wp:effectExtent l="0" t="0" r="2540" b="3810"/>
            <wp:docPr id="11445506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50628" name="Picture 1144550628"/>
                    <pic:cNvPicPr/>
                  </pic:nvPicPr>
                  <pic:blipFill>
                    <a:blip r:embed="rId25">
                      <a:extLst>
                        <a:ext uri="{28A0092B-C50C-407E-A947-70E740481C1C}">
                          <a14:useLocalDpi xmlns:a14="http://schemas.microsoft.com/office/drawing/2010/main" val="0"/>
                        </a:ext>
                      </a:extLst>
                    </a:blip>
                    <a:stretch>
                      <a:fillRect/>
                    </a:stretch>
                  </pic:blipFill>
                  <pic:spPr>
                    <a:xfrm>
                      <a:off x="0" y="0"/>
                      <a:ext cx="5731510" cy="4434840"/>
                    </a:xfrm>
                    <a:prstGeom prst="rect">
                      <a:avLst/>
                    </a:prstGeom>
                  </pic:spPr>
                </pic:pic>
              </a:graphicData>
            </a:graphic>
          </wp:inline>
        </w:drawing>
      </w:r>
    </w:p>
    <w:p w14:paraId="2549FCDE" w14:textId="77777777" w:rsidR="00B64899" w:rsidRPr="00B64899" w:rsidRDefault="00B64899" w:rsidP="00B64899"/>
    <w:p w14:paraId="12254EAC" w14:textId="77D84521" w:rsidR="008507C0" w:rsidRDefault="0042179C" w:rsidP="00DD4FDC">
      <w:pPr>
        <w:pStyle w:val="Heading1"/>
        <w:rPr>
          <w:color w:val="000000" w:themeColor="text1"/>
        </w:rPr>
      </w:pPr>
      <w:bookmarkStart w:id="19" w:name="_Toc244101594"/>
      <w:r w:rsidRPr="000664F7">
        <w:rPr>
          <w:color w:val="000000" w:themeColor="text1"/>
        </w:rPr>
        <w:t>The importance of Distributions and the choice of variables</w:t>
      </w:r>
      <w:bookmarkEnd w:id="19"/>
    </w:p>
    <w:p w14:paraId="28417808" w14:textId="45DE51ED" w:rsidR="00206D54" w:rsidRDefault="00AF6E8E" w:rsidP="00D66950">
      <w:pPr>
        <w:jc w:val="both"/>
      </w:pPr>
      <w:r>
        <w:t>Each distribution plays a different role in this d</w:t>
      </w:r>
      <w:r w:rsidR="005B1B6B">
        <w:t>ynamic</w:t>
      </w:r>
      <w:r w:rsidR="00D66950">
        <w:t>.</w:t>
      </w:r>
      <w:r w:rsidR="005B1B6B">
        <w:t xml:space="preserve"> </w:t>
      </w:r>
      <w:r w:rsidR="00083FDD">
        <w:t>Binomial was used to check yes or not outcomes</w:t>
      </w:r>
      <w:r w:rsidR="00147A94">
        <w:t xml:space="preserve"> in home win or home does not win</w:t>
      </w:r>
      <w:r w:rsidR="00BA3FF5">
        <w:t xml:space="preserve"> in a number of matches, and Poisson </w:t>
      </w:r>
      <w:r w:rsidR="004F4A5D">
        <w:t xml:space="preserve">is </w:t>
      </w:r>
      <w:r w:rsidR="00D66950">
        <w:t>primarily</w:t>
      </w:r>
      <w:r w:rsidR="004F4A5D">
        <w:t xml:space="preserve"> used for home goals per match </w:t>
      </w:r>
      <w:r w:rsidR="00B84EAE">
        <w:t xml:space="preserve">and the Normal describe the numerical variable of </w:t>
      </w:r>
      <w:r w:rsidR="001A0660">
        <w:t>home shots</w:t>
      </w:r>
      <w:r w:rsidR="00B84EAE">
        <w:t xml:space="preserve"> with many </w:t>
      </w:r>
      <w:r w:rsidR="003316B8">
        <w:t>values,</w:t>
      </w:r>
      <w:r w:rsidR="001A0660">
        <w:t xml:space="preserve"> that allow calculate </w:t>
      </w:r>
      <w:r w:rsidR="00206D54">
        <w:t>probabilities with mean and standard deviation.</w:t>
      </w:r>
      <w:r w:rsidR="00A3504A">
        <w:t xml:space="preserve"> </w:t>
      </w:r>
      <w:r w:rsidR="003B2CD3">
        <w:t xml:space="preserve">The model analysed fits better </w:t>
      </w:r>
      <w:r w:rsidR="00AC14E1">
        <w:t>with large samples</w:t>
      </w:r>
      <w:r w:rsidR="003316B8">
        <w:t xml:space="preserve"> because it approaches </w:t>
      </w:r>
      <w:r w:rsidR="00D66950">
        <w:t>a</w:t>
      </w:r>
      <w:r w:rsidR="003316B8">
        <w:t xml:space="preserve"> normal distribution. </w:t>
      </w:r>
      <w:r w:rsidR="00A3504A">
        <w:t>To be analysed properly</w:t>
      </w:r>
      <w:r w:rsidR="00D66950">
        <w:t>,</w:t>
      </w:r>
      <w:r w:rsidR="00A3504A">
        <w:t xml:space="preserve"> each variable was chosen with the intention </w:t>
      </w:r>
      <w:r w:rsidR="00D66950">
        <w:t>of being</w:t>
      </w:r>
      <w:r w:rsidR="000A6AAF">
        <w:t xml:space="preserve"> better established </w:t>
      </w:r>
      <w:r w:rsidR="00D22CB1">
        <w:t>with each model.</w:t>
      </w:r>
    </w:p>
    <w:p w14:paraId="0D563C46" w14:textId="77777777" w:rsidR="002F49DD" w:rsidRDefault="002F49DD" w:rsidP="002F49DD"/>
    <w:p w14:paraId="33F758F9" w14:textId="77777777" w:rsidR="002F49DD" w:rsidRPr="002F49DD" w:rsidRDefault="002F49DD" w:rsidP="002F49DD"/>
    <w:p w14:paraId="29020D8D" w14:textId="10DC9A83" w:rsidR="008507C0" w:rsidRDefault="0042179C" w:rsidP="00DD4FDC">
      <w:pPr>
        <w:pStyle w:val="Heading1"/>
        <w:rPr>
          <w:color w:val="000000" w:themeColor="text1"/>
        </w:rPr>
      </w:pPr>
      <w:bookmarkStart w:id="20" w:name="_Toc244101595"/>
      <w:r w:rsidRPr="000664F7">
        <w:rPr>
          <w:color w:val="000000" w:themeColor="text1"/>
        </w:rPr>
        <w:lastRenderedPageBreak/>
        <w:t>Conclusion</w:t>
      </w:r>
      <w:bookmarkEnd w:id="20"/>
    </w:p>
    <w:p w14:paraId="233D7FDD" w14:textId="6B11BB0B" w:rsidR="00B265DD" w:rsidRDefault="00FF1DC0" w:rsidP="00D66950">
      <w:pPr>
        <w:jc w:val="both"/>
      </w:pPr>
      <w:r>
        <w:t xml:space="preserve">This </w:t>
      </w:r>
      <w:r w:rsidR="00DC394B">
        <w:t>report</w:t>
      </w:r>
      <w:r w:rsidR="00035231">
        <w:t xml:space="preserve"> showed that the teams </w:t>
      </w:r>
      <w:r w:rsidR="00374238">
        <w:t>playing</w:t>
      </w:r>
      <w:r w:rsidR="00035231">
        <w:t xml:space="preserve"> at home a</w:t>
      </w:r>
      <w:r w:rsidR="00374238">
        <w:t>re</w:t>
      </w:r>
      <w:r w:rsidR="00035231">
        <w:t xml:space="preserve"> </w:t>
      </w:r>
      <w:r w:rsidR="00E96EE5">
        <w:t>heavily favoured to win</w:t>
      </w:r>
      <w:r w:rsidR="00E570BC">
        <w:t xml:space="preserve"> matches, </w:t>
      </w:r>
      <w:r w:rsidR="00D66950">
        <w:t>score</w:t>
      </w:r>
      <w:r w:rsidR="00E570BC">
        <w:t xml:space="preserve"> goals</w:t>
      </w:r>
      <w:r w:rsidR="00D66950">
        <w:t>,</w:t>
      </w:r>
      <w:r w:rsidR="00E570BC">
        <w:t xml:space="preserve"> and </w:t>
      </w:r>
      <w:r w:rsidR="00D66950">
        <w:t>have more</w:t>
      </w:r>
      <w:r w:rsidR="009D6CDF">
        <w:t xml:space="preserve"> shots. The Home Wins </w:t>
      </w:r>
      <w:r w:rsidR="00683DFB">
        <w:t xml:space="preserve">can be used for </w:t>
      </w:r>
      <w:r w:rsidR="00D66950">
        <w:t xml:space="preserve">a </w:t>
      </w:r>
      <w:r w:rsidR="00683DFB">
        <w:t xml:space="preserve">Binomial Distribution and the Home goals for </w:t>
      </w:r>
      <w:r w:rsidR="0010577C">
        <w:t xml:space="preserve">Poisson distribution, </w:t>
      </w:r>
      <w:r w:rsidR="00D66950">
        <w:t>with</w:t>
      </w:r>
      <w:r w:rsidR="0010577C">
        <w:t xml:space="preserve"> a small tail to the right</w:t>
      </w:r>
      <w:r w:rsidR="00D66950">
        <w:t>,</w:t>
      </w:r>
      <w:r w:rsidR="0010577C">
        <w:t xml:space="preserve"> </w:t>
      </w:r>
      <w:r w:rsidR="00EB3855">
        <w:t xml:space="preserve">and the </w:t>
      </w:r>
      <w:proofErr w:type="gramStart"/>
      <w:r w:rsidR="00EB3855">
        <w:t>Home</w:t>
      </w:r>
      <w:proofErr w:type="gramEnd"/>
      <w:r w:rsidR="00EB3855">
        <w:t xml:space="preserve"> shots are Normal, with a small asymmetry to the right</w:t>
      </w:r>
      <w:r w:rsidR="00B265DD">
        <w:t xml:space="preserve">. Each distribution depends on the variable that will be analysed and large samples help </w:t>
      </w:r>
      <w:r w:rsidR="001F3DAD">
        <w:t xml:space="preserve">Poisson and </w:t>
      </w:r>
      <w:r w:rsidR="00FC3E79">
        <w:t>Binomial</w:t>
      </w:r>
      <w:r w:rsidR="001F3DAD">
        <w:t xml:space="preserve"> to approach to </w:t>
      </w:r>
      <w:r w:rsidR="00FC3E79">
        <w:t xml:space="preserve">a </w:t>
      </w:r>
      <w:proofErr w:type="gramStart"/>
      <w:r w:rsidR="00FC3E79">
        <w:t>Normal</w:t>
      </w:r>
      <w:proofErr w:type="gramEnd"/>
      <w:r w:rsidR="00FC3E79">
        <w:t xml:space="preserve"> shape</w:t>
      </w:r>
      <w:r w:rsidR="00BB53A4">
        <w:t>.</w:t>
      </w:r>
    </w:p>
    <w:p w14:paraId="35179EB4" w14:textId="77777777" w:rsidR="0058478D" w:rsidRDefault="0058478D" w:rsidP="00FF1DC0"/>
    <w:p w14:paraId="63A8B740" w14:textId="77777777" w:rsidR="0058478D" w:rsidRDefault="0058478D" w:rsidP="00FF1DC0"/>
    <w:p w14:paraId="20420C80" w14:textId="77777777" w:rsidR="0058478D" w:rsidRDefault="0058478D" w:rsidP="00FF1DC0"/>
    <w:p w14:paraId="404E1EAB" w14:textId="77777777" w:rsidR="0058478D" w:rsidRDefault="0058478D" w:rsidP="00FF1DC0"/>
    <w:p w14:paraId="384CE12C" w14:textId="77777777" w:rsidR="0058478D" w:rsidRDefault="0058478D" w:rsidP="00FF1DC0"/>
    <w:p w14:paraId="26EFA3AF" w14:textId="77777777" w:rsidR="0058478D" w:rsidRDefault="0058478D" w:rsidP="00FF1DC0"/>
    <w:p w14:paraId="5C06BF90" w14:textId="77777777" w:rsidR="0058478D" w:rsidRDefault="0058478D" w:rsidP="00FF1DC0"/>
    <w:p w14:paraId="524E3EC9" w14:textId="77777777" w:rsidR="0058478D" w:rsidRDefault="0058478D" w:rsidP="00FF1DC0"/>
    <w:p w14:paraId="7FDA0F13" w14:textId="77777777" w:rsidR="0058478D" w:rsidRDefault="0058478D" w:rsidP="00FF1DC0"/>
    <w:p w14:paraId="57C7D6C8" w14:textId="77777777" w:rsidR="0058478D" w:rsidRDefault="0058478D" w:rsidP="00FF1DC0"/>
    <w:p w14:paraId="76544C10" w14:textId="77777777" w:rsidR="0058478D" w:rsidRDefault="0058478D" w:rsidP="00FF1DC0"/>
    <w:p w14:paraId="0CF354CC" w14:textId="77777777" w:rsidR="0058478D" w:rsidRDefault="0058478D" w:rsidP="00FF1DC0"/>
    <w:p w14:paraId="607284F3" w14:textId="77777777" w:rsidR="0058478D" w:rsidRDefault="0058478D" w:rsidP="00FF1DC0"/>
    <w:p w14:paraId="0FDF4C61" w14:textId="77777777" w:rsidR="0058478D" w:rsidRDefault="0058478D" w:rsidP="00FF1DC0"/>
    <w:p w14:paraId="07AB1065" w14:textId="77777777" w:rsidR="0058478D" w:rsidRDefault="0058478D" w:rsidP="00FF1DC0"/>
    <w:p w14:paraId="53E5EA62" w14:textId="77777777" w:rsidR="0058478D" w:rsidRDefault="0058478D" w:rsidP="00FF1DC0"/>
    <w:p w14:paraId="3CBE4B1B" w14:textId="77777777" w:rsidR="0058478D" w:rsidRDefault="0058478D" w:rsidP="00FF1DC0"/>
    <w:p w14:paraId="12D8AAF8" w14:textId="77777777" w:rsidR="0058478D" w:rsidRDefault="0058478D" w:rsidP="00FF1DC0"/>
    <w:p w14:paraId="790408D9" w14:textId="77777777" w:rsidR="0058478D" w:rsidRDefault="0058478D" w:rsidP="00FF1DC0"/>
    <w:p w14:paraId="31C10B85" w14:textId="77777777" w:rsidR="0058478D" w:rsidRDefault="0058478D" w:rsidP="00FF1DC0"/>
    <w:p w14:paraId="1AE9A2E9" w14:textId="77777777" w:rsidR="0058478D" w:rsidRDefault="0058478D" w:rsidP="00FF1DC0"/>
    <w:p w14:paraId="08AB3123" w14:textId="77777777" w:rsidR="0058478D" w:rsidRDefault="0058478D" w:rsidP="00FF1DC0"/>
    <w:p w14:paraId="5A0A78C2" w14:textId="77777777" w:rsidR="0058478D" w:rsidRDefault="0058478D" w:rsidP="00FF1DC0"/>
    <w:p w14:paraId="28487C4C" w14:textId="77777777" w:rsidR="0058478D" w:rsidRDefault="0058478D" w:rsidP="00FF1DC0"/>
    <w:p w14:paraId="47238182" w14:textId="77777777" w:rsidR="00FF1DC0" w:rsidRPr="00FF1DC0" w:rsidRDefault="00FF1DC0" w:rsidP="00FF1DC0"/>
    <w:p w14:paraId="6846995B" w14:textId="4E622E52" w:rsidR="008507C0" w:rsidRDefault="0042179C" w:rsidP="00DD4FDC">
      <w:pPr>
        <w:pStyle w:val="Heading1"/>
        <w:rPr>
          <w:color w:val="000000" w:themeColor="text1"/>
        </w:rPr>
      </w:pPr>
      <w:bookmarkStart w:id="21" w:name="_Toc244101596"/>
      <w:r w:rsidRPr="000664F7">
        <w:rPr>
          <w:color w:val="000000" w:themeColor="text1"/>
        </w:rPr>
        <w:lastRenderedPageBreak/>
        <w:t>References</w:t>
      </w:r>
      <w:bookmarkEnd w:id="21"/>
    </w:p>
    <w:p w14:paraId="5DDACD91" w14:textId="77777777" w:rsidR="00766CCA" w:rsidRDefault="00766CCA" w:rsidP="00766CCA">
      <w:pPr>
        <w:jc w:val="both"/>
        <w:rPr>
          <w:color w:val="000000" w:themeColor="text1"/>
        </w:rPr>
      </w:pPr>
      <w:r w:rsidRPr="22C851DA">
        <w:rPr>
          <w:color w:val="000000" w:themeColor="text1"/>
        </w:rPr>
        <w:t xml:space="preserve">DATAHUB (n.d.) </w:t>
      </w:r>
      <w:r w:rsidRPr="22C851DA">
        <w:rPr>
          <w:i/>
          <w:iCs/>
          <w:color w:val="000000" w:themeColor="text1"/>
          <w:rPrChange w:id="22" w:author="Erick Silva" w:date="2026-10-18T12:45:00Z" w16du:dateUtc="2026-10-18T12:45:41Z">
            <w:rPr>
              <w:color w:val="FF0000"/>
            </w:rPr>
          </w:rPrChange>
        </w:rPr>
        <w:t>English Premier League (Football)</w:t>
      </w:r>
      <w:r w:rsidRPr="22C851DA">
        <w:rPr>
          <w:color w:val="000000" w:themeColor="text1"/>
          <w:rPrChange w:id="23" w:author="Erick Silva" w:date="2026-10-18T12:44:00Z" w16du:dateUtc="2026-10-18T12:44:43Z">
            <w:rPr>
              <w:color w:val="FF0000"/>
            </w:rPr>
          </w:rPrChange>
        </w:rPr>
        <w:t xml:space="preserve">. Available at: </w:t>
      </w:r>
      <w:ins w:id="24" w:author="Erick Silva" w:date="2026-10-18T12:28:00Z" w16du:dateUtc="2026-10-18T12:28:32Z">
        <w:r>
          <w:fldChar w:fldCharType="begin"/>
        </w:r>
        <w:r>
          <w:instrText xml:space="preserve">HYPERLINK "https://datahub.io/football/english-premier-league" </w:instrText>
        </w:r>
        <w:r>
          <w:fldChar w:fldCharType="separate"/>
        </w:r>
      </w:ins>
      <w:r w:rsidRPr="22C851DA">
        <w:rPr>
          <w:rStyle w:val="Hyperlink"/>
          <w:color w:val="000000" w:themeColor="text1"/>
          <w:rPrChange w:id="25" w:author="Erick Silva" w:date="2026-10-18T12:44:00Z" w16du:dateUtc="2026-10-18T12:44:43Z">
            <w:rPr>
              <w:rStyle w:val="Hyperlink"/>
            </w:rPr>
          </w:rPrChange>
        </w:rPr>
        <w:t>https://datahub.io/football/english-premier-league</w:t>
      </w:r>
      <w:ins w:id="26" w:author="Erick Silva" w:date="2026-10-18T12:28:00Z" w16du:dateUtc="2026-10-18T12:28:32Z">
        <w:r>
          <w:fldChar w:fldCharType="end"/>
        </w:r>
      </w:ins>
      <w:r w:rsidRPr="22C851DA">
        <w:rPr>
          <w:color w:val="000000" w:themeColor="text1"/>
          <w:rPrChange w:id="27" w:author="Erick Silva" w:date="2026-10-18T12:44:00Z" w16du:dateUtc="2026-10-18T12:44:43Z">
            <w:rPr>
              <w:color w:val="FF0000"/>
            </w:rPr>
          </w:rPrChange>
        </w:rPr>
        <w:t xml:space="preserve"> (Accessed: 10 October 2026).</w:t>
      </w:r>
    </w:p>
    <w:p w14:paraId="6D0011E1" w14:textId="77777777" w:rsidR="00A02752" w:rsidRDefault="00A02752" w:rsidP="00A02752"/>
    <w:p w14:paraId="69796A63" w14:textId="77777777" w:rsidR="00A02752" w:rsidRPr="00A02752" w:rsidRDefault="00A02752" w:rsidP="00A02752"/>
    <w:p w14:paraId="3D90E84D" w14:textId="2247356F" w:rsidR="008507C0" w:rsidRDefault="0042179C" w:rsidP="0058478D">
      <w:pPr>
        <w:pStyle w:val="Heading1"/>
      </w:pPr>
      <w:bookmarkStart w:id="28" w:name="_Toc244101597"/>
      <w:r w:rsidRPr="000664F7">
        <w:rPr>
          <w:color w:val="000000" w:themeColor="text1"/>
        </w:rPr>
        <w:t>Appendix</w:t>
      </w:r>
      <w:bookmarkEnd w:id="28"/>
    </w:p>
    <w:p w14:paraId="7A9D29AE" w14:textId="52BD3CD8" w:rsidR="008507C0" w:rsidRDefault="007D0159">
      <w:r>
        <w:rPr>
          <w:noProof/>
        </w:rPr>
        <w:drawing>
          <wp:inline distT="0" distB="0" distL="0" distR="0" wp14:anchorId="64A46E10" wp14:editId="7569F8DD">
            <wp:extent cx="5731510" cy="2987040"/>
            <wp:effectExtent l="0" t="0" r="2540" b="3810"/>
            <wp:docPr id="15073372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37263" name="Picture 1507337263"/>
                    <pic:cNvPicPr/>
                  </pic:nvPicPr>
                  <pic:blipFill>
                    <a:blip r:embed="rId26">
                      <a:extLst>
                        <a:ext uri="{28A0092B-C50C-407E-A947-70E740481C1C}">
                          <a14:useLocalDpi xmlns:a14="http://schemas.microsoft.com/office/drawing/2010/main" val="0"/>
                        </a:ext>
                      </a:extLst>
                    </a:blip>
                    <a:stretch>
                      <a:fillRect/>
                    </a:stretch>
                  </pic:blipFill>
                  <pic:spPr>
                    <a:xfrm>
                      <a:off x="0" y="0"/>
                      <a:ext cx="5731510" cy="2987040"/>
                    </a:xfrm>
                    <a:prstGeom prst="rect">
                      <a:avLst/>
                    </a:prstGeom>
                  </pic:spPr>
                </pic:pic>
              </a:graphicData>
            </a:graphic>
          </wp:inline>
        </w:drawing>
      </w:r>
      <w:r>
        <w:rPr>
          <w:noProof/>
        </w:rPr>
        <w:drawing>
          <wp:inline distT="0" distB="0" distL="0" distR="0" wp14:anchorId="00F9C5ED" wp14:editId="43A978E2">
            <wp:extent cx="5731510" cy="3904615"/>
            <wp:effectExtent l="0" t="0" r="2540" b="635"/>
            <wp:docPr id="16649382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38232" name="Picture 1664938232"/>
                    <pic:cNvPicPr/>
                  </pic:nvPicPr>
                  <pic:blipFill>
                    <a:blip r:embed="rId27">
                      <a:extLst>
                        <a:ext uri="{28A0092B-C50C-407E-A947-70E740481C1C}">
                          <a14:useLocalDpi xmlns:a14="http://schemas.microsoft.com/office/drawing/2010/main" val="0"/>
                        </a:ext>
                      </a:extLst>
                    </a:blip>
                    <a:stretch>
                      <a:fillRect/>
                    </a:stretch>
                  </pic:blipFill>
                  <pic:spPr>
                    <a:xfrm>
                      <a:off x="0" y="0"/>
                      <a:ext cx="5731510" cy="3904615"/>
                    </a:xfrm>
                    <a:prstGeom prst="rect">
                      <a:avLst/>
                    </a:prstGeom>
                  </pic:spPr>
                </pic:pic>
              </a:graphicData>
            </a:graphic>
          </wp:inline>
        </w:drawing>
      </w:r>
      <w:r>
        <w:rPr>
          <w:noProof/>
        </w:rPr>
        <w:lastRenderedPageBreak/>
        <w:drawing>
          <wp:inline distT="0" distB="0" distL="0" distR="0" wp14:anchorId="6DE1BB5B" wp14:editId="318D101E">
            <wp:extent cx="5731510" cy="3030855"/>
            <wp:effectExtent l="0" t="0" r="2540" b="0"/>
            <wp:docPr id="8339972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97266" name="Picture 833997266"/>
                    <pic:cNvPicPr/>
                  </pic:nvPicPr>
                  <pic:blipFill>
                    <a:blip r:embed="rId28">
                      <a:extLst>
                        <a:ext uri="{28A0092B-C50C-407E-A947-70E740481C1C}">
                          <a14:useLocalDpi xmlns:a14="http://schemas.microsoft.com/office/drawing/2010/main" val="0"/>
                        </a:ext>
                      </a:extLst>
                    </a:blip>
                    <a:stretch>
                      <a:fillRect/>
                    </a:stretch>
                  </pic:blipFill>
                  <pic:spPr>
                    <a:xfrm>
                      <a:off x="0" y="0"/>
                      <a:ext cx="5731510" cy="3030855"/>
                    </a:xfrm>
                    <a:prstGeom prst="rect">
                      <a:avLst/>
                    </a:prstGeom>
                  </pic:spPr>
                </pic:pic>
              </a:graphicData>
            </a:graphic>
          </wp:inline>
        </w:drawing>
      </w:r>
      <w:r>
        <w:rPr>
          <w:noProof/>
        </w:rPr>
        <w:drawing>
          <wp:inline distT="0" distB="0" distL="0" distR="0" wp14:anchorId="18BCAACE" wp14:editId="7FCCEFB1">
            <wp:extent cx="5731510" cy="3776980"/>
            <wp:effectExtent l="0" t="0" r="2540" b="0"/>
            <wp:docPr id="6884372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37283" name="Picture 688437283"/>
                    <pic:cNvPicPr/>
                  </pic:nvPicPr>
                  <pic:blipFill>
                    <a:blip r:embed="rId29">
                      <a:extLst>
                        <a:ext uri="{28A0092B-C50C-407E-A947-70E740481C1C}">
                          <a14:useLocalDpi xmlns:a14="http://schemas.microsoft.com/office/drawing/2010/main" val="0"/>
                        </a:ext>
                      </a:extLst>
                    </a:blip>
                    <a:stretch>
                      <a:fillRect/>
                    </a:stretch>
                  </pic:blipFill>
                  <pic:spPr>
                    <a:xfrm>
                      <a:off x="0" y="0"/>
                      <a:ext cx="5731510" cy="3776980"/>
                    </a:xfrm>
                    <a:prstGeom prst="rect">
                      <a:avLst/>
                    </a:prstGeom>
                  </pic:spPr>
                </pic:pic>
              </a:graphicData>
            </a:graphic>
          </wp:inline>
        </w:drawing>
      </w:r>
      <w:r>
        <w:rPr>
          <w:noProof/>
        </w:rPr>
        <w:lastRenderedPageBreak/>
        <w:drawing>
          <wp:inline distT="0" distB="0" distL="0" distR="0" wp14:anchorId="3D1B544A" wp14:editId="4A788A18">
            <wp:extent cx="5731510" cy="3900170"/>
            <wp:effectExtent l="0" t="0" r="2540" b="5080"/>
            <wp:docPr id="5878965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96580" name="Picture 587896580"/>
                    <pic:cNvPicPr/>
                  </pic:nvPicPr>
                  <pic:blipFill>
                    <a:blip r:embed="rId30">
                      <a:extLst>
                        <a:ext uri="{28A0092B-C50C-407E-A947-70E740481C1C}">
                          <a14:useLocalDpi xmlns:a14="http://schemas.microsoft.com/office/drawing/2010/main" val="0"/>
                        </a:ext>
                      </a:extLst>
                    </a:blip>
                    <a:stretch>
                      <a:fillRect/>
                    </a:stretch>
                  </pic:blipFill>
                  <pic:spPr>
                    <a:xfrm>
                      <a:off x="0" y="0"/>
                      <a:ext cx="5731510" cy="3900170"/>
                    </a:xfrm>
                    <a:prstGeom prst="rect">
                      <a:avLst/>
                    </a:prstGeom>
                  </pic:spPr>
                </pic:pic>
              </a:graphicData>
            </a:graphic>
          </wp:inline>
        </w:drawing>
      </w:r>
      <w:r>
        <w:rPr>
          <w:noProof/>
        </w:rPr>
        <w:drawing>
          <wp:inline distT="0" distB="0" distL="0" distR="0" wp14:anchorId="40D41AF0" wp14:editId="4EB8F62C">
            <wp:extent cx="5731510" cy="3651885"/>
            <wp:effectExtent l="0" t="0" r="2540" b="5715"/>
            <wp:docPr id="12009733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73350" name="Picture 1200973350"/>
                    <pic:cNvPicPr/>
                  </pic:nvPicPr>
                  <pic:blipFill>
                    <a:blip r:embed="rId31">
                      <a:extLst>
                        <a:ext uri="{28A0092B-C50C-407E-A947-70E740481C1C}">
                          <a14:useLocalDpi xmlns:a14="http://schemas.microsoft.com/office/drawing/2010/main" val="0"/>
                        </a:ext>
                      </a:extLst>
                    </a:blip>
                    <a:stretch>
                      <a:fillRect/>
                    </a:stretch>
                  </pic:blipFill>
                  <pic:spPr>
                    <a:xfrm>
                      <a:off x="0" y="0"/>
                      <a:ext cx="5731510" cy="3651885"/>
                    </a:xfrm>
                    <a:prstGeom prst="rect">
                      <a:avLst/>
                    </a:prstGeom>
                  </pic:spPr>
                </pic:pic>
              </a:graphicData>
            </a:graphic>
          </wp:inline>
        </w:drawing>
      </w:r>
    </w:p>
    <w:p w14:paraId="29BC4165" w14:textId="3A5BF40F" w:rsidR="008507C0" w:rsidRDefault="00C5322B">
      <w:r>
        <w:rPr>
          <w:noProof/>
        </w:rPr>
        <w:lastRenderedPageBreak/>
        <w:drawing>
          <wp:inline distT="0" distB="0" distL="0" distR="0" wp14:anchorId="74AEC407" wp14:editId="43F43531">
            <wp:extent cx="5731510" cy="4060825"/>
            <wp:effectExtent l="0" t="0" r="2540" b="0"/>
            <wp:docPr id="3196988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98848" name="Picture 319698848"/>
                    <pic:cNvPicPr/>
                  </pic:nvPicPr>
                  <pic:blipFill>
                    <a:blip r:embed="rId32">
                      <a:extLst>
                        <a:ext uri="{28A0092B-C50C-407E-A947-70E740481C1C}">
                          <a14:useLocalDpi xmlns:a14="http://schemas.microsoft.com/office/drawing/2010/main" val="0"/>
                        </a:ext>
                      </a:extLst>
                    </a:blip>
                    <a:stretch>
                      <a:fillRect/>
                    </a:stretch>
                  </pic:blipFill>
                  <pic:spPr>
                    <a:xfrm>
                      <a:off x="0" y="0"/>
                      <a:ext cx="5731510" cy="4060825"/>
                    </a:xfrm>
                    <a:prstGeom prst="rect">
                      <a:avLst/>
                    </a:prstGeom>
                  </pic:spPr>
                </pic:pic>
              </a:graphicData>
            </a:graphic>
          </wp:inline>
        </w:drawing>
      </w:r>
    </w:p>
    <w:p w14:paraId="569A8077" w14:textId="77777777" w:rsidR="008507C0" w:rsidRDefault="008507C0"/>
    <w:p w14:paraId="11FAE2DA" w14:textId="77777777" w:rsidR="008507C0" w:rsidRDefault="008507C0"/>
    <w:p w14:paraId="2F311312" w14:textId="77777777" w:rsidR="008507C0" w:rsidRDefault="008507C0"/>
    <w:p w14:paraId="33F2C398" w14:textId="77777777" w:rsidR="008507C0" w:rsidRDefault="008507C0"/>
    <w:p w14:paraId="3DEF31DC" w14:textId="77777777" w:rsidR="008507C0" w:rsidRDefault="008507C0"/>
    <w:p w14:paraId="0DCFB307" w14:textId="77777777" w:rsidR="008507C0" w:rsidRDefault="008507C0"/>
    <w:p w14:paraId="3792C7CC" w14:textId="77777777" w:rsidR="008507C0" w:rsidRDefault="008507C0"/>
    <w:p w14:paraId="62E2E6E1" w14:textId="77777777" w:rsidR="008507C0" w:rsidRDefault="008507C0"/>
    <w:p w14:paraId="2ABB5212" w14:textId="77777777" w:rsidR="008507C0" w:rsidRDefault="008507C0"/>
    <w:p w14:paraId="4412A553" w14:textId="77777777" w:rsidR="008507C0" w:rsidRDefault="008507C0"/>
    <w:p w14:paraId="076D5FC6" w14:textId="77777777" w:rsidR="008507C0" w:rsidRDefault="008507C0"/>
    <w:p w14:paraId="6FA39212" w14:textId="77777777" w:rsidR="0051184F" w:rsidRDefault="0051184F"/>
    <w:p w14:paraId="7127AB48" w14:textId="77777777" w:rsidR="0051184F" w:rsidRDefault="0051184F"/>
    <w:p w14:paraId="19E2D4FB" w14:textId="77777777" w:rsidR="0051184F" w:rsidRDefault="0051184F"/>
    <w:p w14:paraId="2E116359" w14:textId="77777777" w:rsidR="0051184F" w:rsidRDefault="0051184F"/>
    <w:p w14:paraId="6C1D0FB7" w14:textId="77777777" w:rsidR="0051184F" w:rsidRDefault="0051184F"/>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Change w:id="29" w:author="Erick Silva" w:date="2026-10-18T15:26:00Z">
          <w:tblPr>
            <w:tblStyle w:val="TableGrid"/>
            <w:tblW w:w="0" w:type="nil"/>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PrChange>
      </w:tblPr>
      <w:tblGrid>
        <w:gridCol w:w="2272"/>
        <w:gridCol w:w="2340"/>
        <w:gridCol w:w="2272"/>
        <w:gridCol w:w="2126"/>
        <w:tblGridChange w:id="30">
          <w:tblGrid>
            <w:gridCol w:w="2254"/>
            <w:gridCol w:w="18"/>
            <w:gridCol w:w="2236"/>
            <w:gridCol w:w="104"/>
            <w:gridCol w:w="2150"/>
            <w:gridCol w:w="122"/>
            <w:gridCol w:w="2126"/>
            <w:gridCol w:w="6"/>
          </w:tblGrid>
        </w:tblGridChange>
      </w:tblGrid>
      <w:tr w:rsidR="00733518" w14:paraId="65BC0DFD" w14:textId="77777777" w:rsidTr="008C6FFC">
        <w:trPr>
          <w:trHeight w:val="300"/>
          <w:trPrChange w:id="31" w:author="Erick Silva" w:date="2026-10-18T15:26:00Z">
            <w:trPr>
              <w:trHeight w:val="300"/>
            </w:trPr>
          </w:trPrChange>
        </w:trPr>
        <w:tc>
          <w:tcPr>
            <w:tcW w:w="2415" w:type="dxa"/>
            <w:tcMar>
              <w:left w:w="105" w:type="dxa"/>
              <w:right w:w="105" w:type="dxa"/>
            </w:tcMar>
            <w:tcPrChange w:id="32" w:author="Erick Silva" w:date="2026-10-18T15:26:00Z">
              <w:tcPr>
                <w:tcW w:w="2254" w:type="dxa"/>
              </w:tcPr>
            </w:tcPrChange>
          </w:tcPr>
          <w:p w14:paraId="6A5026E2" w14:textId="77777777" w:rsidR="00733518" w:rsidRDefault="00733518" w:rsidP="008C6FFC">
            <w:pPr>
              <w:rPr>
                <w:color w:val="000000" w:themeColor="text1"/>
              </w:rPr>
            </w:pPr>
            <w:r w:rsidRPr="22C851DA">
              <w:rPr>
                <w:b/>
                <w:bCs/>
                <w:color w:val="000000" w:themeColor="text1"/>
              </w:rPr>
              <w:lastRenderedPageBreak/>
              <w:t>AI competence</w:t>
            </w:r>
          </w:p>
        </w:tc>
        <w:tc>
          <w:tcPr>
            <w:tcW w:w="2475" w:type="dxa"/>
            <w:tcMar>
              <w:left w:w="105" w:type="dxa"/>
              <w:right w:w="105" w:type="dxa"/>
            </w:tcMar>
            <w:tcPrChange w:id="33" w:author="Erick Silva" w:date="2026-10-18T15:26:00Z">
              <w:tcPr>
                <w:tcW w:w="2254" w:type="dxa"/>
                <w:gridSpan w:val="2"/>
              </w:tcPr>
            </w:tcPrChange>
          </w:tcPr>
          <w:p w14:paraId="1FF0966D" w14:textId="77777777" w:rsidR="00733518" w:rsidRDefault="00733518" w:rsidP="008C6FFC">
            <w:pPr>
              <w:rPr>
                <w:color w:val="000000" w:themeColor="text1"/>
              </w:rPr>
            </w:pPr>
            <w:r w:rsidRPr="22C851DA">
              <w:rPr>
                <w:b/>
                <w:bCs/>
                <w:color w:val="000000" w:themeColor="text1"/>
              </w:rPr>
              <w:t>Reflective prompts (to students)</w:t>
            </w:r>
          </w:p>
        </w:tc>
        <w:tc>
          <w:tcPr>
            <w:tcW w:w="2415" w:type="dxa"/>
            <w:tcMar>
              <w:left w:w="105" w:type="dxa"/>
              <w:right w:w="105" w:type="dxa"/>
            </w:tcMar>
            <w:tcPrChange w:id="34" w:author="Erick Silva" w:date="2026-10-18T15:26:00Z">
              <w:tcPr>
                <w:tcW w:w="2254" w:type="dxa"/>
                <w:gridSpan w:val="2"/>
              </w:tcPr>
            </w:tcPrChange>
          </w:tcPr>
          <w:p w14:paraId="6BC7A3C5" w14:textId="77777777" w:rsidR="00733518" w:rsidRDefault="00733518" w:rsidP="008C6FFC">
            <w:pPr>
              <w:rPr>
                <w:color w:val="000000" w:themeColor="text1"/>
              </w:rPr>
            </w:pPr>
            <w:r w:rsidRPr="22C851DA">
              <w:rPr>
                <w:b/>
                <w:bCs/>
                <w:color w:val="000000" w:themeColor="text1"/>
              </w:rPr>
              <w:t>Lecturer expectations</w:t>
            </w:r>
          </w:p>
        </w:tc>
        <w:tc>
          <w:tcPr>
            <w:tcW w:w="2280" w:type="dxa"/>
            <w:tcMar>
              <w:left w:w="105" w:type="dxa"/>
              <w:right w:w="105" w:type="dxa"/>
            </w:tcMar>
            <w:tcPrChange w:id="35" w:author="Erick Silva" w:date="2026-10-18T15:26:00Z">
              <w:tcPr>
                <w:tcW w:w="2254" w:type="dxa"/>
                <w:gridSpan w:val="3"/>
              </w:tcPr>
            </w:tcPrChange>
          </w:tcPr>
          <w:p w14:paraId="64E2A40A" w14:textId="77777777" w:rsidR="00733518" w:rsidRDefault="00733518" w:rsidP="008C6FFC">
            <w:pPr>
              <w:rPr>
                <w:color w:val="000000" w:themeColor="text1"/>
              </w:rPr>
            </w:pPr>
            <w:r w:rsidRPr="22C851DA">
              <w:rPr>
                <w:b/>
                <w:bCs/>
                <w:color w:val="000000" w:themeColor="text1"/>
              </w:rPr>
              <w:t>Student response</w:t>
            </w:r>
          </w:p>
        </w:tc>
      </w:tr>
      <w:tr w:rsidR="00733518" w14:paraId="332ADE36" w14:textId="77777777" w:rsidTr="008C6FFC">
        <w:trPr>
          <w:trHeight w:val="300"/>
          <w:trPrChange w:id="36" w:author="Erick Silva" w:date="2026-10-18T15:26:00Z">
            <w:trPr>
              <w:trHeight w:val="300"/>
            </w:trPr>
          </w:trPrChange>
        </w:trPr>
        <w:tc>
          <w:tcPr>
            <w:tcW w:w="2415" w:type="dxa"/>
            <w:tcMar>
              <w:left w:w="105" w:type="dxa"/>
              <w:right w:w="105" w:type="dxa"/>
            </w:tcMar>
            <w:tcPrChange w:id="37" w:author="Erick Silva" w:date="2026-10-18T15:26:00Z">
              <w:tcPr>
                <w:tcW w:w="2254" w:type="dxa"/>
              </w:tcPr>
            </w:tcPrChange>
          </w:tcPr>
          <w:p w14:paraId="7A719480" w14:textId="77777777" w:rsidR="00733518" w:rsidRDefault="00733518" w:rsidP="008C6FFC">
            <w:pPr>
              <w:rPr>
                <w:color w:val="000000" w:themeColor="text1"/>
              </w:rPr>
            </w:pPr>
            <w:r w:rsidRPr="22C851DA">
              <w:rPr>
                <w:b/>
                <w:bCs/>
                <w:color w:val="000000" w:themeColor="text1"/>
              </w:rPr>
              <w:t>Delegation</w:t>
            </w:r>
          </w:p>
          <w:p w14:paraId="725ADA6C" w14:textId="77777777" w:rsidR="00733518" w:rsidRDefault="00733518" w:rsidP="008C6FFC">
            <w:pPr>
              <w:rPr>
                <w:color w:val="000000" w:themeColor="text1"/>
              </w:rPr>
            </w:pPr>
            <w:r w:rsidRPr="22C851DA">
              <w:rPr>
                <w:i/>
                <w:iCs/>
                <w:color w:val="000000" w:themeColor="text1"/>
              </w:rPr>
              <w:t>Deciding whether &amp; when to use AI</w:t>
            </w:r>
          </w:p>
        </w:tc>
        <w:tc>
          <w:tcPr>
            <w:tcW w:w="2475" w:type="dxa"/>
            <w:tcMar>
              <w:left w:w="105" w:type="dxa"/>
              <w:right w:w="105" w:type="dxa"/>
            </w:tcMar>
            <w:tcPrChange w:id="38" w:author="Erick Silva" w:date="2026-10-18T15:26:00Z">
              <w:tcPr>
                <w:tcW w:w="2254" w:type="dxa"/>
                <w:gridSpan w:val="2"/>
              </w:tcPr>
            </w:tcPrChange>
          </w:tcPr>
          <w:p w14:paraId="227A5F0B" w14:textId="77777777" w:rsidR="00733518" w:rsidRDefault="00733518" w:rsidP="008C6FFC">
            <w:pPr>
              <w:rPr>
                <w:color w:val="000000" w:themeColor="text1"/>
              </w:rPr>
            </w:pPr>
            <w:r w:rsidRPr="22C851DA">
              <w:rPr>
                <w:color w:val="000000" w:themeColor="text1"/>
              </w:rPr>
              <w:t xml:space="preserve">Identify the specific tasks in this assessment where you chose to use </w:t>
            </w:r>
            <w:proofErr w:type="gramStart"/>
            <w:r w:rsidRPr="22C851DA">
              <w:rPr>
                <w:color w:val="000000" w:themeColor="text1"/>
              </w:rPr>
              <w:t>AI, and</w:t>
            </w:r>
            <w:proofErr w:type="gramEnd"/>
            <w:r w:rsidRPr="22C851DA">
              <w:rPr>
                <w:color w:val="000000" w:themeColor="text1"/>
              </w:rPr>
              <w:t xml:space="preserve"> explain your reasoning. Where did AI add value? Where did you decide not to use it, and why?</w:t>
            </w:r>
          </w:p>
        </w:tc>
        <w:tc>
          <w:tcPr>
            <w:tcW w:w="2415" w:type="dxa"/>
            <w:tcMar>
              <w:left w:w="105" w:type="dxa"/>
              <w:right w:w="105" w:type="dxa"/>
            </w:tcMar>
            <w:tcPrChange w:id="39" w:author="Erick Silva" w:date="2026-10-18T15:26:00Z">
              <w:tcPr>
                <w:tcW w:w="2254" w:type="dxa"/>
                <w:gridSpan w:val="2"/>
              </w:tcPr>
            </w:tcPrChange>
          </w:tcPr>
          <w:p w14:paraId="4B9CDB93" w14:textId="77777777" w:rsidR="00733518" w:rsidRDefault="00733518" w:rsidP="008C6FFC">
            <w:pPr>
              <w:rPr>
                <w:color w:val="000000" w:themeColor="text1"/>
                <w:sz w:val="20"/>
                <w:szCs w:val="20"/>
              </w:rPr>
            </w:pPr>
          </w:p>
          <w:p w14:paraId="5BA0612E" w14:textId="77777777" w:rsidR="00733518" w:rsidRDefault="00733518" w:rsidP="008C6FFC">
            <w:pPr>
              <w:rPr>
                <w:color w:val="000000" w:themeColor="text1"/>
                <w:sz w:val="20"/>
                <w:szCs w:val="20"/>
              </w:rPr>
            </w:pPr>
            <w:r w:rsidRPr="22C851DA">
              <w:rPr>
                <w:color w:val="000000" w:themeColor="text1"/>
                <w:sz w:val="20"/>
                <w:szCs w:val="20"/>
              </w:rPr>
              <w:t>You may use AI to support your learning and development of the application. Clearly identify where you used AI and where you completed the work independently.</w:t>
            </w:r>
          </w:p>
          <w:p w14:paraId="32BD0631" w14:textId="77777777" w:rsidR="00733518" w:rsidRDefault="00733518" w:rsidP="008C6FFC">
            <w:pPr>
              <w:rPr>
                <w:color w:val="000000" w:themeColor="text1"/>
                <w:sz w:val="20"/>
                <w:szCs w:val="20"/>
              </w:rPr>
            </w:pPr>
          </w:p>
          <w:p w14:paraId="18A34F88" w14:textId="77777777" w:rsidR="00733518" w:rsidRDefault="00733518" w:rsidP="008C6FFC">
            <w:pPr>
              <w:rPr>
                <w:color w:val="000000" w:themeColor="text1"/>
                <w:sz w:val="20"/>
                <w:szCs w:val="20"/>
              </w:rPr>
            </w:pPr>
          </w:p>
          <w:p w14:paraId="4C2EE40E" w14:textId="77777777" w:rsidR="00733518" w:rsidRDefault="00733518" w:rsidP="00733518">
            <w:pPr>
              <w:pStyle w:val="ListParagraph"/>
              <w:numPr>
                <w:ilvl w:val="0"/>
                <w:numId w:val="7"/>
              </w:numPr>
              <w:ind w:left="403"/>
              <w:rPr>
                <w:color w:val="545454"/>
                <w:sz w:val="20"/>
                <w:szCs w:val="20"/>
              </w:rPr>
              <w:pPrChange w:id="40" w:author="Erick Silva" w:date="2026-10-18T15:26:00Z">
                <w:pPr/>
              </w:pPrChange>
            </w:pPr>
          </w:p>
        </w:tc>
        <w:tc>
          <w:tcPr>
            <w:tcW w:w="2280" w:type="dxa"/>
            <w:tcMar>
              <w:left w:w="105" w:type="dxa"/>
              <w:right w:w="105" w:type="dxa"/>
            </w:tcMar>
            <w:tcPrChange w:id="41" w:author="Erick Silva" w:date="2026-10-18T15:26:00Z">
              <w:tcPr>
                <w:tcW w:w="2254" w:type="dxa"/>
                <w:gridSpan w:val="3"/>
              </w:tcPr>
            </w:tcPrChange>
          </w:tcPr>
          <w:p w14:paraId="3DEFCA26" w14:textId="41559773" w:rsidR="00733518" w:rsidRDefault="00733518" w:rsidP="008C6FFC">
            <w:pPr>
              <w:rPr>
                <w:color w:val="000000" w:themeColor="text1"/>
                <w:sz w:val="20"/>
                <w:szCs w:val="20"/>
              </w:rPr>
            </w:pPr>
            <w:r w:rsidRPr="22C851DA">
              <w:rPr>
                <w:color w:val="000000" w:themeColor="text1"/>
                <w:sz w:val="20"/>
                <w:szCs w:val="20"/>
              </w:rPr>
              <w:t xml:space="preserve">I used it to explain </w:t>
            </w:r>
            <w:r w:rsidR="002B3434">
              <w:rPr>
                <w:color w:val="000000" w:themeColor="text1"/>
                <w:sz w:val="20"/>
                <w:szCs w:val="20"/>
              </w:rPr>
              <w:t>to me</w:t>
            </w:r>
            <w:r w:rsidR="001B58FF">
              <w:rPr>
                <w:color w:val="000000" w:themeColor="text1"/>
                <w:sz w:val="20"/>
                <w:szCs w:val="20"/>
              </w:rPr>
              <w:t xml:space="preserve"> the brief of this assessment</w:t>
            </w:r>
            <w:r w:rsidR="005B393A">
              <w:rPr>
                <w:color w:val="000000" w:themeColor="text1"/>
                <w:sz w:val="20"/>
                <w:szCs w:val="20"/>
              </w:rPr>
              <w:t>, clarify statistical concepts and techniques</w:t>
            </w:r>
            <w:r w:rsidR="0049088B">
              <w:rPr>
                <w:color w:val="000000" w:themeColor="text1"/>
                <w:sz w:val="20"/>
                <w:szCs w:val="20"/>
              </w:rPr>
              <w:t xml:space="preserve">, </w:t>
            </w:r>
            <w:r w:rsidRPr="22C851DA">
              <w:rPr>
                <w:color w:val="000000" w:themeColor="text1"/>
                <w:sz w:val="20"/>
                <w:szCs w:val="20"/>
              </w:rPr>
              <w:t>and check whether datasets and websites are reliable.</w:t>
            </w:r>
          </w:p>
        </w:tc>
      </w:tr>
      <w:tr w:rsidR="00733518" w14:paraId="29AF8B07" w14:textId="77777777" w:rsidTr="008C6FFC">
        <w:trPr>
          <w:trHeight w:val="300"/>
          <w:trPrChange w:id="42" w:author="Erick Silva" w:date="2026-10-18T15:26:00Z">
            <w:trPr>
              <w:trHeight w:val="300"/>
            </w:trPr>
          </w:trPrChange>
        </w:trPr>
        <w:tc>
          <w:tcPr>
            <w:tcW w:w="2415" w:type="dxa"/>
            <w:tcMar>
              <w:left w:w="105" w:type="dxa"/>
              <w:right w:w="105" w:type="dxa"/>
            </w:tcMar>
            <w:tcPrChange w:id="43" w:author="Erick Silva" w:date="2026-10-18T15:26:00Z">
              <w:tcPr>
                <w:tcW w:w="2254" w:type="dxa"/>
              </w:tcPr>
            </w:tcPrChange>
          </w:tcPr>
          <w:p w14:paraId="0E9B7F42" w14:textId="77777777" w:rsidR="00733518" w:rsidRDefault="00733518" w:rsidP="008C6FFC">
            <w:pPr>
              <w:rPr>
                <w:color w:val="000000" w:themeColor="text1"/>
              </w:rPr>
            </w:pPr>
            <w:r w:rsidRPr="22C851DA">
              <w:rPr>
                <w:b/>
                <w:bCs/>
                <w:color w:val="000000" w:themeColor="text1"/>
              </w:rPr>
              <w:t>Description</w:t>
            </w:r>
          </w:p>
          <w:p w14:paraId="7E6DBEF2" w14:textId="77777777" w:rsidR="00733518" w:rsidRDefault="00733518" w:rsidP="008C6FFC">
            <w:pPr>
              <w:rPr>
                <w:color w:val="000000" w:themeColor="text1"/>
              </w:rPr>
            </w:pPr>
            <w:r w:rsidRPr="22C851DA">
              <w:rPr>
                <w:i/>
                <w:iCs/>
                <w:color w:val="000000" w:themeColor="text1"/>
              </w:rPr>
              <w:t>How you prompted the AI</w:t>
            </w:r>
          </w:p>
        </w:tc>
        <w:tc>
          <w:tcPr>
            <w:tcW w:w="2475" w:type="dxa"/>
            <w:tcMar>
              <w:left w:w="105" w:type="dxa"/>
              <w:right w:w="105" w:type="dxa"/>
            </w:tcMar>
            <w:tcPrChange w:id="44" w:author="Erick Silva" w:date="2026-10-18T15:26:00Z">
              <w:tcPr>
                <w:tcW w:w="2254" w:type="dxa"/>
                <w:gridSpan w:val="2"/>
              </w:tcPr>
            </w:tcPrChange>
          </w:tcPr>
          <w:p w14:paraId="53433E0D" w14:textId="77777777" w:rsidR="00733518" w:rsidRDefault="00733518" w:rsidP="008C6FFC">
            <w:pPr>
              <w:rPr>
                <w:color w:val="000000" w:themeColor="text1"/>
              </w:rPr>
            </w:pPr>
            <w:r w:rsidRPr="22C851DA">
              <w:rPr>
                <w:color w:val="000000" w:themeColor="text1"/>
              </w:rPr>
              <w:t>Include the exact prompts you used in your appendix (recorded on the AI Tools declaration). Reflect on how you communicated your goals to the AI — did you need to iterate or refine your prompts to get useful output?</w:t>
            </w:r>
          </w:p>
        </w:tc>
        <w:tc>
          <w:tcPr>
            <w:tcW w:w="2415" w:type="dxa"/>
            <w:tcMar>
              <w:left w:w="105" w:type="dxa"/>
              <w:right w:w="105" w:type="dxa"/>
            </w:tcMar>
            <w:tcPrChange w:id="45" w:author="Erick Silva" w:date="2026-10-18T15:26:00Z">
              <w:tcPr>
                <w:tcW w:w="2254" w:type="dxa"/>
                <w:gridSpan w:val="2"/>
              </w:tcPr>
            </w:tcPrChange>
          </w:tcPr>
          <w:p w14:paraId="55B0678A" w14:textId="77777777" w:rsidR="00733518" w:rsidRDefault="00733518" w:rsidP="008C6FFC">
            <w:pPr>
              <w:rPr>
                <w:color w:val="000000" w:themeColor="text1"/>
                <w:sz w:val="20"/>
                <w:szCs w:val="20"/>
              </w:rPr>
            </w:pPr>
            <w:r w:rsidRPr="22C851DA">
              <w:rPr>
                <w:color w:val="000000" w:themeColor="text1"/>
                <w:sz w:val="20"/>
                <w:szCs w:val="20"/>
              </w:rPr>
              <w:t>You must provide the exact prompts and relevant AI outputs used during the development of your application.</w:t>
            </w:r>
          </w:p>
          <w:p w14:paraId="6B810BC5" w14:textId="77777777" w:rsidR="00733518" w:rsidRDefault="00733518" w:rsidP="008C6FFC">
            <w:pPr>
              <w:rPr>
                <w:color w:val="000000" w:themeColor="text1"/>
                <w:sz w:val="20"/>
                <w:szCs w:val="20"/>
              </w:rPr>
            </w:pPr>
          </w:p>
          <w:p w14:paraId="50AD8152" w14:textId="77777777" w:rsidR="00733518" w:rsidRDefault="00733518" w:rsidP="008C6FFC">
            <w:pPr>
              <w:rPr>
                <w:color w:val="000000" w:themeColor="text1"/>
                <w:sz w:val="20"/>
                <w:szCs w:val="20"/>
              </w:rPr>
            </w:pPr>
          </w:p>
          <w:p w14:paraId="2B471144" w14:textId="77777777" w:rsidR="00733518" w:rsidRDefault="00733518" w:rsidP="008C6FFC">
            <w:pPr>
              <w:rPr>
                <w:color w:val="000000" w:themeColor="text1"/>
                <w:sz w:val="20"/>
                <w:szCs w:val="20"/>
              </w:rPr>
            </w:pPr>
          </w:p>
          <w:p w14:paraId="606E1573" w14:textId="77777777" w:rsidR="00733518" w:rsidRDefault="00733518" w:rsidP="008C6FFC">
            <w:pPr>
              <w:rPr>
                <w:color w:val="000000" w:themeColor="text1"/>
                <w:sz w:val="20"/>
                <w:szCs w:val="20"/>
              </w:rPr>
            </w:pPr>
          </w:p>
        </w:tc>
        <w:tc>
          <w:tcPr>
            <w:tcW w:w="2280" w:type="dxa"/>
            <w:tcMar>
              <w:left w:w="105" w:type="dxa"/>
              <w:right w:w="105" w:type="dxa"/>
            </w:tcMar>
            <w:tcPrChange w:id="46" w:author="Erick Silva" w:date="2026-10-18T15:26:00Z">
              <w:tcPr>
                <w:tcW w:w="2254" w:type="dxa"/>
                <w:gridSpan w:val="3"/>
              </w:tcPr>
            </w:tcPrChange>
          </w:tcPr>
          <w:p w14:paraId="7A39BC02" w14:textId="77777777" w:rsidR="00733518" w:rsidRDefault="00733518" w:rsidP="008C6FFC">
            <w:pPr>
              <w:rPr>
                <w:color w:val="000000" w:themeColor="text1"/>
                <w:sz w:val="20"/>
                <w:szCs w:val="20"/>
              </w:rPr>
            </w:pPr>
            <w:r w:rsidRPr="22C851DA">
              <w:rPr>
                <w:color w:val="000000" w:themeColor="text1"/>
                <w:sz w:val="20"/>
                <w:szCs w:val="20"/>
              </w:rPr>
              <w:t>Printed image on top.</w:t>
            </w:r>
          </w:p>
          <w:p w14:paraId="13EE93C3" w14:textId="77777777" w:rsidR="00733518" w:rsidRDefault="00733518" w:rsidP="008C6FFC">
            <w:pPr>
              <w:rPr>
                <w:color w:val="000000" w:themeColor="text1"/>
                <w:sz w:val="20"/>
                <w:szCs w:val="20"/>
              </w:rPr>
            </w:pPr>
          </w:p>
          <w:p w14:paraId="42A75D35" w14:textId="77777777" w:rsidR="00733518" w:rsidRDefault="00733518" w:rsidP="008C6FFC">
            <w:pPr>
              <w:rPr>
                <w:color w:val="000000" w:themeColor="text1"/>
                <w:sz w:val="20"/>
                <w:szCs w:val="20"/>
              </w:rPr>
            </w:pPr>
          </w:p>
        </w:tc>
      </w:tr>
      <w:tr w:rsidR="00733518" w14:paraId="4FD5EA71" w14:textId="77777777" w:rsidTr="008C6FFC">
        <w:trPr>
          <w:trHeight w:val="300"/>
          <w:trPrChange w:id="47" w:author="Erick Silva" w:date="2026-10-18T15:26:00Z">
            <w:trPr>
              <w:trHeight w:val="300"/>
            </w:trPr>
          </w:trPrChange>
        </w:trPr>
        <w:tc>
          <w:tcPr>
            <w:tcW w:w="2415" w:type="dxa"/>
            <w:tcMar>
              <w:left w:w="105" w:type="dxa"/>
              <w:right w:w="105" w:type="dxa"/>
            </w:tcMar>
            <w:tcPrChange w:id="48" w:author="Erick Silva" w:date="2026-10-18T15:26:00Z">
              <w:tcPr>
                <w:tcW w:w="2254" w:type="dxa"/>
              </w:tcPr>
            </w:tcPrChange>
          </w:tcPr>
          <w:p w14:paraId="4E755E0A" w14:textId="77777777" w:rsidR="00733518" w:rsidRDefault="00733518" w:rsidP="008C6FFC">
            <w:pPr>
              <w:rPr>
                <w:color w:val="000000" w:themeColor="text1"/>
              </w:rPr>
            </w:pPr>
            <w:r w:rsidRPr="22C851DA">
              <w:rPr>
                <w:b/>
                <w:bCs/>
                <w:color w:val="000000" w:themeColor="text1"/>
              </w:rPr>
              <w:t>Discernment</w:t>
            </w:r>
          </w:p>
          <w:p w14:paraId="07A57EF3" w14:textId="77777777" w:rsidR="00733518" w:rsidRDefault="00733518" w:rsidP="008C6FFC">
            <w:pPr>
              <w:rPr>
                <w:color w:val="000000" w:themeColor="text1"/>
              </w:rPr>
            </w:pPr>
            <w:r w:rsidRPr="22C851DA">
              <w:rPr>
                <w:i/>
                <w:iCs/>
                <w:color w:val="000000" w:themeColor="text1"/>
              </w:rPr>
              <w:t>Evaluating what the AI produced</w:t>
            </w:r>
          </w:p>
        </w:tc>
        <w:tc>
          <w:tcPr>
            <w:tcW w:w="2475" w:type="dxa"/>
            <w:tcMar>
              <w:left w:w="105" w:type="dxa"/>
              <w:right w:w="105" w:type="dxa"/>
            </w:tcMar>
            <w:tcPrChange w:id="49" w:author="Erick Silva" w:date="2026-10-18T15:26:00Z">
              <w:tcPr>
                <w:tcW w:w="2254" w:type="dxa"/>
                <w:gridSpan w:val="2"/>
              </w:tcPr>
            </w:tcPrChange>
          </w:tcPr>
          <w:p w14:paraId="7303F788" w14:textId="77777777" w:rsidR="00733518" w:rsidRDefault="00733518" w:rsidP="008C6FFC">
            <w:pPr>
              <w:rPr>
                <w:color w:val="000000" w:themeColor="text1"/>
              </w:rPr>
            </w:pPr>
            <w:r w:rsidRPr="22C851DA">
              <w:rPr>
                <w:color w:val="000000" w:themeColor="text1"/>
              </w:rPr>
              <w:t>In your reflection, critically evaluate the AI output: what did you accept, modify, or reject — and why? Assess accuracy, relevance, and quality. You are responsible for verifying all AI-generated content before submitting.</w:t>
            </w:r>
          </w:p>
        </w:tc>
        <w:tc>
          <w:tcPr>
            <w:tcW w:w="2415" w:type="dxa"/>
            <w:tcMar>
              <w:left w:w="105" w:type="dxa"/>
              <w:right w:w="105" w:type="dxa"/>
            </w:tcMar>
            <w:tcPrChange w:id="50" w:author="Erick Silva" w:date="2026-10-18T15:26:00Z">
              <w:tcPr>
                <w:tcW w:w="2254" w:type="dxa"/>
                <w:gridSpan w:val="2"/>
              </w:tcPr>
            </w:tcPrChange>
          </w:tcPr>
          <w:p w14:paraId="7A3C12A4" w14:textId="77777777" w:rsidR="00733518" w:rsidRDefault="00733518" w:rsidP="008C6FFC">
            <w:pPr>
              <w:rPr>
                <w:color w:val="000000" w:themeColor="text1"/>
                <w:sz w:val="20"/>
                <w:szCs w:val="20"/>
              </w:rPr>
            </w:pPr>
          </w:p>
          <w:p w14:paraId="6DA40FB1" w14:textId="77777777" w:rsidR="00733518" w:rsidRDefault="00733518" w:rsidP="008C6FFC">
            <w:pPr>
              <w:rPr>
                <w:color w:val="000000" w:themeColor="text1"/>
                <w:sz w:val="20"/>
                <w:szCs w:val="20"/>
              </w:rPr>
            </w:pPr>
            <w:r w:rsidRPr="22C851DA">
              <w:rPr>
                <w:color w:val="000000" w:themeColor="text1"/>
                <w:sz w:val="20"/>
                <w:szCs w:val="20"/>
              </w:rPr>
              <w:t>You are responsible for checking, testing and understanding any AI-generated code or suggestions before using them in your work.</w:t>
            </w:r>
          </w:p>
          <w:p w14:paraId="49FAEBB7" w14:textId="77777777" w:rsidR="00733518" w:rsidRDefault="00733518" w:rsidP="008C6FFC">
            <w:pPr>
              <w:rPr>
                <w:color w:val="000000" w:themeColor="text1"/>
                <w:sz w:val="20"/>
                <w:szCs w:val="20"/>
              </w:rPr>
            </w:pPr>
          </w:p>
          <w:p w14:paraId="3A31B368" w14:textId="77777777" w:rsidR="00733518" w:rsidRDefault="00733518" w:rsidP="008C6FFC">
            <w:pPr>
              <w:rPr>
                <w:color w:val="545454"/>
                <w:sz w:val="20"/>
                <w:szCs w:val="20"/>
              </w:rPr>
            </w:pPr>
          </w:p>
        </w:tc>
        <w:tc>
          <w:tcPr>
            <w:tcW w:w="2280" w:type="dxa"/>
            <w:tcMar>
              <w:left w:w="105" w:type="dxa"/>
              <w:right w:w="105" w:type="dxa"/>
            </w:tcMar>
            <w:tcPrChange w:id="51" w:author="Erick Silva" w:date="2026-10-18T15:26:00Z">
              <w:tcPr>
                <w:tcW w:w="2254" w:type="dxa"/>
                <w:gridSpan w:val="3"/>
              </w:tcPr>
            </w:tcPrChange>
          </w:tcPr>
          <w:p w14:paraId="1FBC7426" w14:textId="77777777" w:rsidR="00733518" w:rsidRDefault="00733518" w:rsidP="008C6FFC">
            <w:pPr>
              <w:rPr>
                <w:color w:val="545454"/>
                <w:sz w:val="20"/>
                <w:szCs w:val="20"/>
              </w:rPr>
            </w:pPr>
          </w:p>
          <w:p w14:paraId="48EE6C52" w14:textId="75FBA4F9" w:rsidR="00733518" w:rsidRPr="004B5A0A" w:rsidRDefault="00733518" w:rsidP="008C6FFC">
            <w:pPr>
              <w:rPr>
                <w:color w:val="000000" w:themeColor="text1"/>
                <w:sz w:val="20"/>
                <w:szCs w:val="20"/>
              </w:rPr>
            </w:pPr>
            <w:r w:rsidRPr="22C851DA">
              <w:rPr>
                <w:color w:val="000000" w:themeColor="text1"/>
                <w:sz w:val="20"/>
                <w:szCs w:val="20"/>
              </w:rPr>
              <w:t>It was used just to confirm ideas previously known</w:t>
            </w:r>
            <w:r w:rsidR="004B5A0A">
              <w:rPr>
                <w:color w:val="000000" w:themeColor="text1"/>
                <w:sz w:val="20"/>
                <w:szCs w:val="20"/>
              </w:rPr>
              <w:t xml:space="preserve">, and to clarify ideas but always following </w:t>
            </w:r>
            <w:r w:rsidR="005851B7">
              <w:rPr>
                <w:color w:val="000000" w:themeColor="text1"/>
                <w:sz w:val="20"/>
                <w:szCs w:val="20"/>
              </w:rPr>
              <w:t xml:space="preserve">what I learnt in classes with teachers and in </w:t>
            </w:r>
            <w:r w:rsidR="00FB46FD">
              <w:rPr>
                <w:color w:val="000000" w:themeColor="text1"/>
                <w:sz w:val="20"/>
                <w:szCs w:val="20"/>
              </w:rPr>
              <w:t xml:space="preserve">searching </w:t>
            </w:r>
            <w:r w:rsidR="00B279FE">
              <w:rPr>
                <w:color w:val="000000" w:themeColor="text1"/>
                <w:sz w:val="20"/>
                <w:szCs w:val="20"/>
              </w:rPr>
              <w:t>lesson content.</w:t>
            </w:r>
          </w:p>
          <w:p w14:paraId="7DBE6E03" w14:textId="77777777" w:rsidR="00733518" w:rsidRDefault="00733518" w:rsidP="008C6FFC">
            <w:pPr>
              <w:rPr>
                <w:color w:val="545454"/>
                <w:sz w:val="20"/>
                <w:szCs w:val="20"/>
              </w:rPr>
            </w:pPr>
          </w:p>
          <w:p w14:paraId="0D8F5C55" w14:textId="77777777" w:rsidR="00733518" w:rsidRDefault="00733518" w:rsidP="008C6FFC">
            <w:pPr>
              <w:rPr>
                <w:color w:val="545454"/>
                <w:sz w:val="20"/>
                <w:szCs w:val="20"/>
              </w:rPr>
            </w:pPr>
          </w:p>
        </w:tc>
      </w:tr>
      <w:tr w:rsidR="00733518" w14:paraId="7F8CBEE3" w14:textId="77777777" w:rsidTr="008C6FFC">
        <w:trPr>
          <w:trHeight w:val="3030"/>
          <w:trPrChange w:id="52" w:author="Erick Silva" w:date="2026-10-18T15:26:00Z">
            <w:trPr>
              <w:trHeight w:val="300"/>
            </w:trPr>
          </w:trPrChange>
        </w:trPr>
        <w:tc>
          <w:tcPr>
            <w:tcW w:w="2415" w:type="dxa"/>
            <w:tcMar>
              <w:left w:w="105" w:type="dxa"/>
              <w:right w:w="105" w:type="dxa"/>
            </w:tcMar>
            <w:tcPrChange w:id="53" w:author="Erick Silva" w:date="2026-10-18T15:26:00Z">
              <w:tcPr>
                <w:tcW w:w="2254" w:type="dxa"/>
              </w:tcPr>
            </w:tcPrChange>
          </w:tcPr>
          <w:p w14:paraId="5C8FC86A" w14:textId="77777777" w:rsidR="00733518" w:rsidRDefault="00733518" w:rsidP="008C6FFC">
            <w:pPr>
              <w:rPr>
                <w:color w:val="000000" w:themeColor="text1"/>
              </w:rPr>
            </w:pPr>
            <w:r w:rsidRPr="22C851DA">
              <w:rPr>
                <w:b/>
                <w:bCs/>
                <w:color w:val="000000" w:themeColor="text1"/>
              </w:rPr>
              <w:t>Diligence</w:t>
            </w:r>
          </w:p>
          <w:p w14:paraId="130882C5" w14:textId="77777777" w:rsidR="00733518" w:rsidRDefault="00733518" w:rsidP="008C6FFC">
            <w:pPr>
              <w:rPr>
                <w:color w:val="000000" w:themeColor="text1"/>
              </w:rPr>
            </w:pPr>
            <w:r w:rsidRPr="22C851DA">
              <w:rPr>
                <w:i/>
                <w:iCs/>
                <w:color w:val="000000" w:themeColor="text1"/>
              </w:rPr>
              <w:t>Responsibility for your AI use</w:t>
            </w:r>
          </w:p>
        </w:tc>
        <w:tc>
          <w:tcPr>
            <w:tcW w:w="2475" w:type="dxa"/>
            <w:tcMar>
              <w:left w:w="105" w:type="dxa"/>
              <w:right w:w="105" w:type="dxa"/>
            </w:tcMar>
            <w:tcPrChange w:id="54" w:author="Erick Silva" w:date="2026-10-18T15:26:00Z">
              <w:tcPr>
                <w:tcW w:w="2254" w:type="dxa"/>
                <w:gridSpan w:val="2"/>
              </w:tcPr>
            </w:tcPrChange>
          </w:tcPr>
          <w:p w14:paraId="488D877F" w14:textId="77777777" w:rsidR="00733518" w:rsidRDefault="00733518" w:rsidP="008C6FFC">
            <w:pPr>
              <w:rPr>
                <w:color w:val="000000" w:themeColor="text1"/>
              </w:rPr>
            </w:pPr>
            <w:r w:rsidRPr="22C851DA">
              <w:rPr>
                <w:color w:val="000000" w:themeColor="text1"/>
              </w:rPr>
              <w:t>Declare all AI tools used and cite them here. Briefly outline how you considered data protection, copyright, and ethical responsibilities when choosing what to input into any AI system. Unauthorised use is subject to CCT disciplinary procedures.</w:t>
            </w:r>
          </w:p>
        </w:tc>
        <w:tc>
          <w:tcPr>
            <w:tcW w:w="2415" w:type="dxa"/>
            <w:tcMar>
              <w:left w:w="105" w:type="dxa"/>
              <w:right w:w="105" w:type="dxa"/>
            </w:tcMar>
            <w:tcPrChange w:id="55" w:author="Erick Silva" w:date="2026-10-18T15:26:00Z">
              <w:tcPr>
                <w:tcW w:w="2254" w:type="dxa"/>
                <w:gridSpan w:val="2"/>
              </w:tcPr>
            </w:tcPrChange>
          </w:tcPr>
          <w:p w14:paraId="7893FB5C" w14:textId="77777777" w:rsidR="00733518" w:rsidRDefault="00733518" w:rsidP="008C6FFC">
            <w:pPr>
              <w:rPr>
                <w:color w:val="000000" w:themeColor="text1"/>
                <w:sz w:val="20"/>
                <w:szCs w:val="20"/>
              </w:rPr>
            </w:pPr>
            <w:r w:rsidRPr="22C851DA">
              <w:rPr>
                <w:color w:val="000000" w:themeColor="text1"/>
                <w:sz w:val="20"/>
                <w:szCs w:val="20"/>
              </w:rPr>
              <w:t>Declare all AI tools used. Do not enter personal, confidential or sensitive information into AI tools. Any external sources used should be appropriately referenced.</w:t>
            </w:r>
          </w:p>
          <w:p w14:paraId="601EEBA9" w14:textId="77777777" w:rsidR="00733518" w:rsidRDefault="00733518" w:rsidP="008C6FFC">
            <w:pPr>
              <w:rPr>
                <w:color w:val="000000" w:themeColor="text1"/>
                <w:sz w:val="20"/>
                <w:szCs w:val="20"/>
              </w:rPr>
            </w:pPr>
          </w:p>
          <w:p w14:paraId="1D439A53" w14:textId="77777777" w:rsidR="00733518" w:rsidRDefault="00733518" w:rsidP="008C6FFC">
            <w:pPr>
              <w:rPr>
                <w:color w:val="000000" w:themeColor="text1"/>
                <w:sz w:val="20"/>
                <w:szCs w:val="20"/>
              </w:rPr>
            </w:pPr>
          </w:p>
          <w:p w14:paraId="45841328" w14:textId="77777777" w:rsidR="00733518" w:rsidRDefault="00733518" w:rsidP="008C6FFC">
            <w:pPr>
              <w:ind w:left="403"/>
              <w:rPr>
                <w:color w:val="545454"/>
                <w:sz w:val="20"/>
                <w:szCs w:val="20"/>
              </w:rPr>
              <w:pPrChange w:id="56" w:author="Erick Silva" w:date="2026-10-18T15:26:00Z">
                <w:pPr/>
              </w:pPrChange>
            </w:pPr>
          </w:p>
        </w:tc>
        <w:tc>
          <w:tcPr>
            <w:tcW w:w="2280" w:type="dxa"/>
            <w:tcMar>
              <w:left w:w="105" w:type="dxa"/>
              <w:right w:w="105" w:type="dxa"/>
            </w:tcMar>
            <w:tcPrChange w:id="57" w:author="Erick Silva" w:date="2026-10-18T15:26:00Z">
              <w:tcPr>
                <w:tcW w:w="2254" w:type="dxa"/>
                <w:gridSpan w:val="3"/>
              </w:tcPr>
            </w:tcPrChange>
          </w:tcPr>
          <w:p w14:paraId="76DFB76D" w14:textId="13EB866F" w:rsidR="00733518" w:rsidRDefault="00733518" w:rsidP="008C6FFC">
            <w:pPr>
              <w:rPr>
                <w:color w:val="000000" w:themeColor="text1"/>
                <w:sz w:val="20"/>
                <w:szCs w:val="20"/>
              </w:rPr>
            </w:pPr>
            <w:r w:rsidRPr="22C851DA">
              <w:rPr>
                <w:color w:val="000000" w:themeColor="text1"/>
                <w:sz w:val="20"/>
                <w:szCs w:val="20"/>
              </w:rPr>
              <w:t xml:space="preserve">I usually use ChatGPT and </w:t>
            </w:r>
            <w:r>
              <w:rPr>
                <w:color w:val="000000" w:themeColor="text1"/>
                <w:sz w:val="20"/>
                <w:szCs w:val="20"/>
              </w:rPr>
              <w:t>Grammarly</w:t>
            </w:r>
            <w:r w:rsidR="00B279FE">
              <w:rPr>
                <w:color w:val="000000" w:themeColor="text1"/>
                <w:sz w:val="20"/>
                <w:szCs w:val="20"/>
              </w:rPr>
              <w:t xml:space="preserve"> and Claude,</w:t>
            </w:r>
            <w:r w:rsidRPr="22C851DA">
              <w:rPr>
                <w:color w:val="000000" w:themeColor="text1"/>
                <w:sz w:val="20"/>
                <w:szCs w:val="20"/>
              </w:rPr>
              <w:t xml:space="preserve"> I open the result and resources to check</w:t>
            </w:r>
            <w:r w:rsidR="00B938E7">
              <w:rPr>
                <w:color w:val="000000" w:themeColor="text1"/>
                <w:sz w:val="20"/>
                <w:szCs w:val="20"/>
              </w:rPr>
              <w:t xml:space="preserve"> exactly what </w:t>
            </w:r>
            <w:r w:rsidR="006654BD">
              <w:rPr>
                <w:color w:val="000000" w:themeColor="text1"/>
                <w:sz w:val="20"/>
                <w:szCs w:val="20"/>
              </w:rPr>
              <w:t>I’m</w:t>
            </w:r>
            <w:r w:rsidR="00B938E7">
              <w:rPr>
                <w:color w:val="000000" w:themeColor="text1"/>
                <w:sz w:val="20"/>
                <w:szCs w:val="20"/>
              </w:rPr>
              <w:t xml:space="preserve"> doing</w:t>
            </w:r>
            <w:r w:rsidR="006654BD">
              <w:rPr>
                <w:color w:val="000000" w:themeColor="text1"/>
                <w:sz w:val="20"/>
                <w:szCs w:val="20"/>
              </w:rPr>
              <w:t xml:space="preserve">, like grammatical or </w:t>
            </w:r>
            <w:r w:rsidR="00373A11">
              <w:rPr>
                <w:color w:val="000000" w:themeColor="text1"/>
                <w:sz w:val="20"/>
                <w:szCs w:val="20"/>
              </w:rPr>
              <w:t>mistakes.</w:t>
            </w:r>
          </w:p>
        </w:tc>
      </w:tr>
    </w:tbl>
    <w:p w14:paraId="31F0DD23" w14:textId="77777777" w:rsidR="0051184F" w:rsidRDefault="0051184F"/>
    <w:p w14:paraId="006052B9" w14:textId="77777777" w:rsidR="0051184F" w:rsidRDefault="0051184F"/>
    <w:p w14:paraId="6355C16D" w14:textId="77777777" w:rsidR="0051184F" w:rsidRDefault="0051184F">
      <w:bookmarkStart w:id="58" w:name="_heading=h.kfkjs3rwl2c1" w:colFirst="0" w:colLast="0"/>
      <w:bookmarkEnd w:id="58"/>
    </w:p>
    <w:sectPr w:rsidR="0051184F">
      <w:footerReference w:type="default" r:id="rId3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409C8" w14:textId="77777777" w:rsidR="00136D33" w:rsidRDefault="00136D33">
      <w:pPr>
        <w:spacing w:after="0" w:line="240" w:lineRule="auto"/>
      </w:pPr>
      <w:r>
        <w:separator/>
      </w:r>
    </w:p>
  </w:endnote>
  <w:endnote w:type="continuationSeparator" w:id="0">
    <w:p w14:paraId="08690A65" w14:textId="77777777" w:rsidR="00136D33" w:rsidRDefault="00136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13BC72D-847F-4B91-9506-D3260DA0A78B}"/>
    <w:embedBold r:id="rId2" w:fontKey="{7BE9F6F1-BA20-47D0-AE66-D3668AE7A799}"/>
    <w:embedItalic r:id="rId3" w:fontKey="{5E1CA292-4BFA-47D4-8A96-172A3C4A9BCF}"/>
  </w:font>
  <w:font w:name="Aptos Display">
    <w:charset w:val="00"/>
    <w:family w:val="swiss"/>
    <w:pitch w:val="variable"/>
    <w:sig w:usb0="20000287" w:usb1="00000003" w:usb2="00000000" w:usb3="00000000" w:csb0="0000019F" w:csb1="00000000"/>
    <w:embedRegular r:id="rId4" w:fontKey="{9385ABF7-11F1-4999-A1E8-9F59A1354D18}"/>
  </w:font>
  <w:font w:name="Quattrocento Sans">
    <w:charset w:val="00"/>
    <w:family w:val="swiss"/>
    <w:pitch w:val="variable"/>
    <w:sig w:usb0="800000BF" w:usb1="4000005B" w:usb2="00000000" w:usb3="00000000" w:csb0="00000001" w:csb1="00000000"/>
    <w:embedRegular r:id="rId5" w:fontKey="{1CF03489-50DC-4707-BDA1-C702D1213A32}"/>
    <w:embedBold r:id="rId6" w:fontKey="{E7FEEC7B-B870-4388-8326-A9FA885E3737}"/>
  </w:font>
  <w:font w:name="Play">
    <w:altName w:val="Calibri"/>
    <w:charset w:val="00"/>
    <w:family w:val="auto"/>
    <w:pitch w:val="default"/>
    <w:embedRegular r:id="rId7" w:fontKey="{6486A59A-666E-47FD-99BF-170ADDC00C22}"/>
  </w:font>
  <w:font w:name="Aptos">
    <w:charset w:val="00"/>
    <w:family w:val="swiss"/>
    <w:pitch w:val="variable"/>
    <w:sig w:usb0="20000287" w:usb1="00000003" w:usb2="00000000" w:usb3="00000000" w:csb0="0000019F" w:csb1="00000000"/>
    <w:embedRegular r:id="rId8" w:fontKey="{DDBAF7B6-553E-472E-9339-CF9930FF3B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746DF" w14:textId="77777777" w:rsidR="00136D33" w:rsidRDefault="00136D33">
      <w:pPr>
        <w:spacing w:after="0" w:line="240" w:lineRule="auto"/>
      </w:pPr>
      <w:r>
        <w:separator/>
      </w:r>
    </w:p>
  </w:footnote>
  <w:footnote w:type="continuationSeparator" w:id="0">
    <w:p w14:paraId="610BCFBC" w14:textId="77777777" w:rsidR="00136D33" w:rsidRDefault="00136D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C9A588"/>
    <w:multiLevelType w:val="multilevel"/>
    <w:tmpl w:val="0A7ED4C0"/>
    <w:lvl w:ilvl="0">
      <w:start w:val="8"/>
      <w:numFmt w:val="bullet"/>
      <w:lvlText w:val="-"/>
      <w:lvlJc w:val="left"/>
      <w:pPr>
        <w:ind w:left="180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 w:numId="7" w16cid:durableId="161305158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omie mboma">
    <w15:presenceInfo w15:providerId="Windows Live" w15:userId="a58694736b7c72bf"/>
  </w15:person>
  <w15:person w15:author="Erick Silva">
    <w15:presenceInfo w15:providerId="Windows Live" w15:userId="1583deeed8c2ba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06A85"/>
    <w:rsid w:val="000156D0"/>
    <w:rsid w:val="00016625"/>
    <w:rsid w:val="00023EDF"/>
    <w:rsid w:val="00024C9F"/>
    <w:rsid w:val="00035231"/>
    <w:rsid w:val="00037004"/>
    <w:rsid w:val="000454F9"/>
    <w:rsid w:val="000460F8"/>
    <w:rsid w:val="00055970"/>
    <w:rsid w:val="000567C2"/>
    <w:rsid w:val="0006050D"/>
    <w:rsid w:val="000664F7"/>
    <w:rsid w:val="00067B21"/>
    <w:rsid w:val="00070F06"/>
    <w:rsid w:val="00071120"/>
    <w:rsid w:val="00075B9B"/>
    <w:rsid w:val="00076491"/>
    <w:rsid w:val="00076BD5"/>
    <w:rsid w:val="00082E2A"/>
    <w:rsid w:val="00083FDD"/>
    <w:rsid w:val="00091413"/>
    <w:rsid w:val="00092D23"/>
    <w:rsid w:val="00095426"/>
    <w:rsid w:val="000A6AAF"/>
    <w:rsid w:val="000D1B4E"/>
    <w:rsid w:val="000E2A6C"/>
    <w:rsid w:val="000F2DF5"/>
    <w:rsid w:val="0010315E"/>
    <w:rsid w:val="0010577C"/>
    <w:rsid w:val="0011374C"/>
    <w:rsid w:val="001174A6"/>
    <w:rsid w:val="00120FF8"/>
    <w:rsid w:val="001234FD"/>
    <w:rsid w:val="001243BE"/>
    <w:rsid w:val="00124469"/>
    <w:rsid w:val="0013396C"/>
    <w:rsid w:val="00136D33"/>
    <w:rsid w:val="0013781D"/>
    <w:rsid w:val="00146E58"/>
    <w:rsid w:val="00147A94"/>
    <w:rsid w:val="00151699"/>
    <w:rsid w:val="001535B5"/>
    <w:rsid w:val="00155659"/>
    <w:rsid w:val="00164619"/>
    <w:rsid w:val="001676B3"/>
    <w:rsid w:val="00171E40"/>
    <w:rsid w:val="001835F2"/>
    <w:rsid w:val="00183814"/>
    <w:rsid w:val="00193B65"/>
    <w:rsid w:val="001A0660"/>
    <w:rsid w:val="001A1D06"/>
    <w:rsid w:val="001A54B3"/>
    <w:rsid w:val="001B0EDB"/>
    <w:rsid w:val="001B386B"/>
    <w:rsid w:val="001B58FF"/>
    <w:rsid w:val="001B78D6"/>
    <w:rsid w:val="001D71DF"/>
    <w:rsid w:val="001E338A"/>
    <w:rsid w:val="001E7A13"/>
    <w:rsid w:val="001F125D"/>
    <w:rsid w:val="001F3DAD"/>
    <w:rsid w:val="002031F6"/>
    <w:rsid w:val="00206D54"/>
    <w:rsid w:val="002160CE"/>
    <w:rsid w:val="00226234"/>
    <w:rsid w:val="00226355"/>
    <w:rsid w:val="00227463"/>
    <w:rsid w:val="00235873"/>
    <w:rsid w:val="002428B6"/>
    <w:rsid w:val="002433F8"/>
    <w:rsid w:val="0024408F"/>
    <w:rsid w:val="002478E2"/>
    <w:rsid w:val="00252996"/>
    <w:rsid w:val="00255367"/>
    <w:rsid w:val="00262DEE"/>
    <w:rsid w:val="002642A5"/>
    <w:rsid w:val="00264658"/>
    <w:rsid w:val="002651C6"/>
    <w:rsid w:val="00266C62"/>
    <w:rsid w:val="00271667"/>
    <w:rsid w:val="00274D34"/>
    <w:rsid w:val="00275EF3"/>
    <w:rsid w:val="00295D69"/>
    <w:rsid w:val="002A307D"/>
    <w:rsid w:val="002A5D33"/>
    <w:rsid w:val="002A6ECE"/>
    <w:rsid w:val="002B3434"/>
    <w:rsid w:val="002B3B75"/>
    <w:rsid w:val="002C32B8"/>
    <w:rsid w:val="002D245F"/>
    <w:rsid w:val="002D4280"/>
    <w:rsid w:val="002D44BC"/>
    <w:rsid w:val="002E3B7B"/>
    <w:rsid w:val="002E60FF"/>
    <w:rsid w:val="002E65D0"/>
    <w:rsid w:val="002F49DD"/>
    <w:rsid w:val="003006F5"/>
    <w:rsid w:val="00300A55"/>
    <w:rsid w:val="003017E7"/>
    <w:rsid w:val="00301F4A"/>
    <w:rsid w:val="003024BB"/>
    <w:rsid w:val="003316B8"/>
    <w:rsid w:val="00334815"/>
    <w:rsid w:val="003349B8"/>
    <w:rsid w:val="003438AC"/>
    <w:rsid w:val="0035632D"/>
    <w:rsid w:val="00373A11"/>
    <w:rsid w:val="00374238"/>
    <w:rsid w:val="003763ED"/>
    <w:rsid w:val="0037665E"/>
    <w:rsid w:val="00380C49"/>
    <w:rsid w:val="00383398"/>
    <w:rsid w:val="00385352"/>
    <w:rsid w:val="00385EDD"/>
    <w:rsid w:val="00387F1C"/>
    <w:rsid w:val="003963C0"/>
    <w:rsid w:val="003A077B"/>
    <w:rsid w:val="003A09B0"/>
    <w:rsid w:val="003A4DD2"/>
    <w:rsid w:val="003A6DCA"/>
    <w:rsid w:val="003A7E74"/>
    <w:rsid w:val="003B2CD3"/>
    <w:rsid w:val="003B3088"/>
    <w:rsid w:val="003B6661"/>
    <w:rsid w:val="003D687B"/>
    <w:rsid w:val="003E1222"/>
    <w:rsid w:val="003E1F7C"/>
    <w:rsid w:val="003E54DD"/>
    <w:rsid w:val="003E7D44"/>
    <w:rsid w:val="00403D65"/>
    <w:rsid w:val="0042179C"/>
    <w:rsid w:val="00424FC3"/>
    <w:rsid w:val="00427048"/>
    <w:rsid w:val="00440ADF"/>
    <w:rsid w:val="00443ADF"/>
    <w:rsid w:val="0044502A"/>
    <w:rsid w:val="004540C8"/>
    <w:rsid w:val="00455B2D"/>
    <w:rsid w:val="00463C94"/>
    <w:rsid w:val="00483580"/>
    <w:rsid w:val="004838F5"/>
    <w:rsid w:val="00483FC1"/>
    <w:rsid w:val="0049088B"/>
    <w:rsid w:val="004A7BAF"/>
    <w:rsid w:val="004B0BCA"/>
    <w:rsid w:val="004B5A0A"/>
    <w:rsid w:val="004C03A9"/>
    <w:rsid w:val="004C0797"/>
    <w:rsid w:val="004C32BE"/>
    <w:rsid w:val="004C458D"/>
    <w:rsid w:val="004C6CA3"/>
    <w:rsid w:val="004D058B"/>
    <w:rsid w:val="004D1251"/>
    <w:rsid w:val="004D23F6"/>
    <w:rsid w:val="004D5558"/>
    <w:rsid w:val="004D6354"/>
    <w:rsid w:val="004E014C"/>
    <w:rsid w:val="004F007F"/>
    <w:rsid w:val="004F4A5D"/>
    <w:rsid w:val="004F5038"/>
    <w:rsid w:val="00502416"/>
    <w:rsid w:val="00503EA8"/>
    <w:rsid w:val="0051184F"/>
    <w:rsid w:val="00512E8A"/>
    <w:rsid w:val="00514334"/>
    <w:rsid w:val="005215A7"/>
    <w:rsid w:val="005409EC"/>
    <w:rsid w:val="0054741F"/>
    <w:rsid w:val="0055402B"/>
    <w:rsid w:val="005624B3"/>
    <w:rsid w:val="005632F8"/>
    <w:rsid w:val="00563D18"/>
    <w:rsid w:val="0057322B"/>
    <w:rsid w:val="005803DB"/>
    <w:rsid w:val="0058478D"/>
    <w:rsid w:val="005851B7"/>
    <w:rsid w:val="00586C5C"/>
    <w:rsid w:val="005A23E7"/>
    <w:rsid w:val="005B1B6B"/>
    <w:rsid w:val="005B393A"/>
    <w:rsid w:val="005B403E"/>
    <w:rsid w:val="005B61A5"/>
    <w:rsid w:val="005B7599"/>
    <w:rsid w:val="005C509C"/>
    <w:rsid w:val="005D1B2F"/>
    <w:rsid w:val="005E0C8E"/>
    <w:rsid w:val="005E29ED"/>
    <w:rsid w:val="005E40AA"/>
    <w:rsid w:val="005E41A8"/>
    <w:rsid w:val="005E6DD2"/>
    <w:rsid w:val="005F5088"/>
    <w:rsid w:val="0061452F"/>
    <w:rsid w:val="00614B5C"/>
    <w:rsid w:val="00624CE7"/>
    <w:rsid w:val="0062645A"/>
    <w:rsid w:val="0062762B"/>
    <w:rsid w:val="006346CC"/>
    <w:rsid w:val="00641881"/>
    <w:rsid w:val="00650C91"/>
    <w:rsid w:val="00662BC7"/>
    <w:rsid w:val="006654BD"/>
    <w:rsid w:val="0066594A"/>
    <w:rsid w:val="00671ED4"/>
    <w:rsid w:val="00677A02"/>
    <w:rsid w:val="00683DFB"/>
    <w:rsid w:val="006A0131"/>
    <w:rsid w:val="006A0A22"/>
    <w:rsid w:val="006A22A3"/>
    <w:rsid w:val="006B360B"/>
    <w:rsid w:val="006B3673"/>
    <w:rsid w:val="006C3294"/>
    <w:rsid w:val="006D25D5"/>
    <w:rsid w:val="006E4A12"/>
    <w:rsid w:val="006F1930"/>
    <w:rsid w:val="00700961"/>
    <w:rsid w:val="00711A3F"/>
    <w:rsid w:val="007121BB"/>
    <w:rsid w:val="0072376D"/>
    <w:rsid w:val="00725142"/>
    <w:rsid w:val="00732E0E"/>
    <w:rsid w:val="00733518"/>
    <w:rsid w:val="00734B3E"/>
    <w:rsid w:val="00745D03"/>
    <w:rsid w:val="00747493"/>
    <w:rsid w:val="00752291"/>
    <w:rsid w:val="007553DC"/>
    <w:rsid w:val="00760A85"/>
    <w:rsid w:val="00761C9D"/>
    <w:rsid w:val="00763785"/>
    <w:rsid w:val="00766CCA"/>
    <w:rsid w:val="00767660"/>
    <w:rsid w:val="00772E1A"/>
    <w:rsid w:val="007732A8"/>
    <w:rsid w:val="00780566"/>
    <w:rsid w:val="00782F40"/>
    <w:rsid w:val="00786DEA"/>
    <w:rsid w:val="00791AC4"/>
    <w:rsid w:val="00793107"/>
    <w:rsid w:val="00796DF2"/>
    <w:rsid w:val="007A0C49"/>
    <w:rsid w:val="007A3DE2"/>
    <w:rsid w:val="007A732F"/>
    <w:rsid w:val="007B2AFB"/>
    <w:rsid w:val="007B55EB"/>
    <w:rsid w:val="007B64B4"/>
    <w:rsid w:val="007C6077"/>
    <w:rsid w:val="007D0159"/>
    <w:rsid w:val="007D0949"/>
    <w:rsid w:val="007D2946"/>
    <w:rsid w:val="007D2E26"/>
    <w:rsid w:val="007F1924"/>
    <w:rsid w:val="007F5AC3"/>
    <w:rsid w:val="007F5B88"/>
    <w:rsid w:val="007F7D5A"/>
    <w:rsid w:val="00803832"/>
    <w:rsid w:val="008073B2"/>
    <w:rsid w:val="0081654B"/>
    <w:rsid w:val="00820194"/>
    <w:rsid w:val="008210EC"/>
    <w:rsid w:val="00826DF5"/>
    <w:rsid w:val="0082731C"/>
    <w:rsid w:val="00827F31"/>
    <w:rsid w:val="008373AA"/>
    <w:rsid w:val="008417D8"/>
    <w:rsid w:val="0084239F"/>
    <w:rsid w:val="00845EEC"/>
    <w:rsid w:val="0084723F"/>
    <w:rsid w:val="008507C0"/>
    <w:rsid w:val="00855B35"/>
    <w:rsid w:val="00870C14"/>
    <w:rsid w:val="00873A2D"/>
    <w:rsid w:val="00880738"/>
    <w:rsid w:val="00884013"/>
    <w:rsid w:val="0088633C"/>
    <w:rsid w:val="00891F35"/>
    <w:rsid w:val="008928B5"/>
    <w:rsid w:val="0089480F"/>
    <w:rsid w:val="00897385"/>
    <w:rsid w:val="008A0930"/>
    <w:rsid w:val="008D1C86"/>
    <w:rsid w:val="008E2A0D"/>
    <w:rsid w:val="008F500A"/>
    <w:rsid w:val="00900FE2"/>
    <w:rsid w:val="009048B9"/>
    <w:rsid w:val="00912193"/>
    <w:rsid w:val="00917A0F"/>
    <w:rsid w:val="009224FF"/>
    <w:rsid w:val="009362C1"/>
    <w:rsid w:val="00937542"/>
    <w:rsid w:val="009527F1"/>
    <w:rsid w:val="00955E6E"/>
    <w:rsid w:val="009655D2"/>
    <w:rsid w:val="00980A8E"/>
    <w:rsid w:val="00984BF1"/>
    <w:rsid w:val="00987EDE"/>
    <w:rsid w:val="00993346"/>
    <w:rsid w:val="0099710F"/>
    <w:rsid w:val="009B5604"/>
    <w:rsid w:val="009C444F"/>
    <w:rsid w:val="009D2BA1"/>
    <w:rsid w:val="009D68ED"/>
    <w:rsid w:val="009D6CDF"/>
    <w:rsid w:val="009D7774"/>
    <w:rsid w:val="009E1379"/>
    <w:rsid w:val="009F0592"/>
    <w:rsid w:val="009F4ED2"/>
    <w:rsid w:val="009F797E"/>
    <w:rsid w:val="00A02752"/>
    <w:rsid w:val="00A034FB"/>
    <w:rsid w:val="00A05208"/>
    <w:rsid w:val="00A108B3"/>
    <w:rsid w:val="00A16AC9"/>
    <w:rsid w:val="00A25970"/>
    <w:rsid w:val="00A26873"/>
    <w:rsid w:val="00A308A3"/>
    <w:rsid w:val="00A349EB"/>
    <w:rsid w:val="00A3504A"/>
    <w:rsid w:val="00A36F2E"/>
    <w:rsid w:val="00A37F19"/>
    <w:rsid w:val="00A420B7"/>
    <w:rsid w:val="00A42283"/>
    <w:rsid w:val="00A4517F"/>
    <w:rsid w:val="00A45599"/>
    <w:rsid w:val="00A46943"/>
    <w:rsid w:val="00A47B34"/>
    <w:rsid w:val="00A52843"/>
    <w:rsid w:val="00A60FE6"/>
    <w:rsid w:val="00A77934"/>
    <w:rsid w:val="00A8269F"/>
    <w:rsid w:val="00A83A84"/>
    <w:rsid w:val="00A9544A"/>
    <w:rsid w:val="00AA2D8A"/>
    <w:rsid w:val="00AA4111"/>
    <w:rsid w:val="00AB1A9D"/>
    <w:rsid w:val="00AB46FD"/>
    <w:rsid w:val="00AC10B4"/>
    <w:rsid w:val="00AC14E1"/>
    <w:rsid w:val="00AC61B6"/>
    <w:rsid w:val="00AD0502"/>
    <w:rsid w:val="00AD1FB6"/>
    <w:rsid w:val="00AD5F5F"/>
    <w:rsid w:val="00AE6A85"/>
    <w:rsid w:val="00AE7057"/>
    <w:rsid w:val="00AF6E8E"/>
    <w:rsid w:val="00B02796"/>
    <w:rsid w:val="00B03E97"/>
    <w:rsid w:val="00B03EC8"/>
    <w:rsid w:val="00B074AE"/>
    <w:rsid w:val="00B1215A"/>
    <w:rsid w:val="00B17707"/>
    <w:rsid w:val="00B20BD1"/>
    <w:rsid w:val="00B265DD"/>
    <w:rsid w:val="00B279FE"/>
    <w:rsid w:val="00B3677C"/>
    <w:rsid w:val="00B4162D"/>
    <w:rsid w:val="00B441D7"/>
    <w:rsid w:val="00B51DBB"/>
    <w:rsid w:val="00B61C54"/>
    <w:rsid w:val="00B6278A"/>
    <w:rsid w:val="00B64899"/>
    <w:rsid w:val="00B74F4C"/>
    <w:rsid w:val="00B80CDD"/>
    <w:rsid w:val="00B84EAE"/>
    <w:rsid w:val="00B938E7"/>
    <w:rsid w:val="00B961F0"/>
    <w:rsid w:val="00BA3FF5"/>
    <w:rsid w:val="00BB15AF"/>
    <w:rsid w:val="00BB53A4"/>
    <w:rsid w:val="00BD586F"/>
    <w:rsid w:val="00BE0BBF"/>
    <w:rsid w:val="00BE367A"/>
    <w:rsid w:val="00BE5A6C"/>
    <w:rsid w:val="00BF091A"/>
    <w:rsid w:val="00BF1EC9"/>
    <w:rsid w:val="00C00763"/>
    <w:rsid w:val="00C00E69"/>
    <w:rsid w:val="00C03BCD"/>
    <w:rsid w:val="00C04CB8"/>
    <w:rsid w:val="00C0515F"/>
    <w:rsid w:val="00C13813"/>
    <w:rsid w:val="00C2146F"/>
    <w:rsid w:val="00C406C6"/>
    <w:rsid w:val="00C43F8E"/>
    <w:rsid w:val="00C5322B"/>
    <w:rsid w:val="00C67C54"/>
    <w:rsid w:val="00C71C51"/>
    <w:rsid w:val="00C75CCE"/>
    <w:rsid w:val="00C82A9B"/>
    <w:rsid w:val="00C925A1"/>
    <w:rsid w:val="00CA145D"/>
    <w:rsid w:val="00CC138A"/>
    <w:rsid w:val="00CC3901"/>
    <w:rsid w:val="00CC3AD0"/>
    <w:rsid w:val="00CD214A"/>
    <w:rsid w:val="00CD627E"/>
    <w:rsid w:val="00CD6F41"/>
    <w:rsid w:val="00CD75FF"/>
    <w:rsid w:val="00CF0855"/>
    <w:rsid w:val="00CF5A08"/>
    <w:rsid w:val="00CF7C22"/>
    <w:rsid w:val="00D071E2"/>
    <w:rsid w:val="00D14D62"/>
    <w:rsid w:val="00D2123C"/>
    <w:rsid w:val="00D22CB1"/>
    <w:rsid w:val="00D24EAF"/>
    <w:rsid w:val="00D27E4E"/>
    <w:rsid w:val="00D3365D"/>
    <w:rsid w:val="00D34E5D"/>
    <w:rsid w:val="00D361D6"/>
    <w:rsid w:val="00D41E22"/>
    <w:rsid w:val="00D44374"/>
    <w:rsid w:val="00D45F28"/>
    <w:rsid w:val="00D47E90"/>
    <w:rsid w:val="00D51EB7"/>
    <w:rsid w:val="00D56ADD"/>
    <w:rsid w:val="00D6693A"/>
    <w:rsid w:val="00D66950"/>
    <w:rsid w:val="00D71E07"/>
    <w:rsid w:val="00D75FB8"/>
    <w:rsid w:val="00D80F72"/>
    <w:rsid w:val="00D820C8"/>
    <w:rsid w:val="00D82169"/>
    <w:rsid w:val="00DA02AB"/>
    <w:rsid w:val="00DA61F3"/>
    <w:rsid w:val="00DA7A2B"/>
    <w:rsid w:val="00DB1749"/>
    <w:rsid w:val="00DB4F8F"/>
    <w:rsid w:val="00DC0C93"/>
    <w:rsid w:val="00DC3235"/>
    <w:rsid w:val="00DC394B"/>
    <w:rsid w:val="00DC50E7"/>
    <w:rsid w:val="00DD4FDC"/>
    <w:rsid w:val="00DD74C3"/>
    <w:rsid w:val="00DF59EC"/>
    <w:rsid w:val="00DF61F0"/>
    <w:rsid w:val="00DF6593"/>
    <w:rsid w:val="00E11B98"/>
    <w:rsid w:val="00E13EA6"/>
    <w:rsid w:val="00E24D53"/>
    <w:rsid w:val="00E25055"/>
    <w:rsid w:val="00E26128"/>
    <w:rsid w:val="00E42D67"/>
    <w:rsid w:val="00E44DDF"/>
    <w:rsid w:val="00E50787"/>
    <w:rsid w:val="00E570BC"/>
    <w:rsid w:val="00E6747B"/>
    <w:rsid w:val="00E73B14"/>
    <w:rsid w:val="00E74A7F"/>
    <w:rsid w:val="00E83E5D"/>
    <w:rsid w:val="00E87A37"/>
    <w:rsid w:val="00E92EF7"/>
    <w:rsid w:val="00E96EE5"/>
    <w:rsid w:val="00EA64C7"/>
    <w:rsid w:val="00EB3855"/>
    <w:rsid w:val="00EB4956"/>
    <w:rsid w:val="00EE38E2"/>
    <w:rsid w:val="00EE54DD"/>
    <w:rsid w:val="00EE6104"/>
    <w:rsid w:val="00EF1B13"/>
    <w:rsid w:val="00EF2A76"/>
    <w:rsid w:val="00EF6E71"/>
    <w:rsid w:val="00F00D52"/>
    <w:rsid w:val="00F016AA"/>
    <w:rsid w:val="00F13A1C"/>
    <w:rsid w:val="00F17B7C"/>
    <w:rsid w:val="00F200E0"/>
    <w:rsid w:val="00F342F0"/>
    <w:rsid w:val="00F34C14"/>
    <w:rsid w:val="00F35D7F"/>
    <w:rsid w:val="00F46F9C"/>
    <w:rsid w:val="00F537FA"/>
    <w:rsid w:val="00F5577E"/>
    <w:rsid w:val="00F64C80"/>
    <w:rsid w:val="00F708F8"/>
    <w:rsid w:val="00F71963"/>
    <w:rsid w:val="00F71F28"/>
    <w:rsid w:val="00F86350"/>
    <w:rsid w:val="00F90748"/>
    <w:rsid w:val="00F978DA"/>
    <w:rsid w:val="00FA29C9"/>
    <w:rsid w:val="00FA2ED7"/>
    <w:rsid w:val="00FA7382"/>
    <w:rsid w:val="00FB46FD"/>
    <w:rsid w:val="00FB5D8C"/>
    <w:rsid w:val="00FB760F"/>
    <w:rsid w:val="00FC3E79"/>
    <w:rsid w:val="00FD34B1"/>
    <w:rsid w:val="00FF1DC0"/>
    <w:rsid w:val="00FF200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microsoft.com/office/2011/relationships/people" Target="people.xml"/><Relationship Id="rId8"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Props1.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2.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3.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16</Pages>
  <Words>1840</Words>
  <Characters>10492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Erick Silva</cp:lastModifiedBy>
  <cp:revision>462</cp:revision>
  <dcterms:created xsi:type="dcterms:W3CDTF">2026-10-26T18:15:00Z</dcterms:created>
  <dcterms:modified xsi:type="dcterms:W3CDTF">2026-10-28T21:53:00Z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